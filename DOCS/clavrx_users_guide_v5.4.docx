
<file path=[Content_Types].xml><?xml version="1.0" encoding="utf-8"?>
<Types xmlns="http://schemas.openxmlformats.org/package/2006/content-types">
  <Default Extension="xml" ContentType="application/xml"/>
  <Default Extension="tif" ContentType="image/tiff"/>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EF5D73" w14:textId="77777777" w:rsidR="006B2C5F" w:rsidRDefault="006B2C5F"/>
    <w:p w14:paraId="06E0E6A3" w14:textId="77777777" w:rsidR="006B2C5F" w:rsidRDefault="006B2C5F"/>
    <w:p w14:paraId="7CFCB761" w14:textId="77777777" w:rsidR="006B2C5F" w:rsidRDefault="006B2C5F"/>
    <w:p w14:paraId="0613FEFA" w14:textId="77777777" w:rsidR="006B2C5F" w:rsidRDefault="006B2C5F"/>
    <w:p w14:paraId="48295E50" w14:textId="77777777" w:rsidR="006B2C5F" w:rsidRDefault="006B2C5F"/>
    <w:p w14:paraId="76140451" w14:textId="77777777" w:rsidR="006B2C5F" w:rsidRDefault="006B2C5F"/>
    <w:p w14:paraId="78F68EC9" w14:textId="77777777" w:rsidR="006B2C5F" w:rsidRDefault="006B2C5F"/>
    <w:p w14:paraId="25D09C7F" w14:textId="77777777" w:rsidR="006B2C5F" w:rsidRDefault="006B2C5F"/>
    <w:p w14:paraId="4F108821" w14:textId="77777777" w:rsidR="00D32BC0" w:rsidRDefault="006B2C5F">
      <w:r>
        <w:t xml:space="preserve">The Clouds </w:t>
      </w:r>
      <w:r w:rsidR="0065576D">
        <w:t>from</w:t>
      </w:r>
      <w:r>
        <w:t xml:space="preserve"> AVHRR Extended User’s Guide</w:t>
      </w:r>
      <w:r>
        <w:rPr>
          <w:noProof/>
        </w:rPr>
        <w:drawing>
          <wp:anchor distT="0" distB="0" distL="114300" distR="114300" simplePos="0" relativeHeight="251658240" behindDoc="0" locked="0" layoutInCell="1" allowOverlap="1" wp14:anchorId="5C693ABE" wp14:editId="4BFF6FCD">
            <wp:simplePos x="0" y="0"/>
            <wp:positionH relativeFrom="margin">
              <wp:align>right</wp:align>
            </wp:positionH>
            <wp:positionV relativeFrom="margin">
              <wp:align>top</wp:align>
            </wp:positionV>
            <wp:extent cx="1016000" cy="673100"/>
            <wp:effectExtent l="0" t="0" r="0"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mss-logo.png"/>
                    <pic:cNvPicPr/>
                  </pic:nvPicPr>
                  <pic:blipFill>
                    <a:blip r:embed="rId9">
                      <a:extLst>
                        <a:ext uri="{28A0092B-C50C-407E-A947-70E740481C1C}">
                          <a14:useLocalDpi xmlns:a14="http://schemas.microsoft.com/office/drawing/2010/main" val="0"/>
                        </a:ext>
                      </a:extLst>
                    </a:blip>
                    <a:stretch>
                      <a:fillRect/>
                    </a:stretch>
                  </pic:blipFill>
                  <pic:spPr>
                    <a:xfrm>
                      <a:off x="0" y="0"/>
                      <a:ext cx="1016000" cy="673100"/>
                    </a:xfrm>
                    <a:prstGeom prst="rect">
                      <a:avLst/>
                    </a:prstGeom>
                  </pic:spPr>
                </pic:pic>
              </a:graphicData>
            </a:graphic>
          </wp:anchor>
        </w:drawing>
      </w:r>
    </w:p>
    <w:p w14:paraId="48434B94" w14:textId="77777777" w:rsidR="006B2C5F" w:rsidRDefault="006B2C5F"/>
    <w:p w14:paraId="58B754B1" w14:textId="164407CF" w:rsidR="006B2C5F" w:rsidRDefault="006B2C5F" w:rsidP="006B2C5F">
      <w:r>
        <w:rPr>
          <w:noProof/>
        </w:rPr>
        <w:drawing>
          <wp:anchor distT="0" distB="0" distL="114300" distR="114300" simplePos="0" relativeHeight="251659264" behindDoc="0" locked="0" layoutInCell="1" allowOverlap="1" wp14:anchorId="2170F114" wp14:editId="04DD4B6F">
            <wp:simplePos x="0" y="0"/>
            <wp:positionH relativeFrom="margin">
              <wp:align>left</wp:align>
            </wp:positionH>
            <wp:positionV relativeFrom="margin">
              <wp:align>top</wp:align>
            </wp:positionV>
            <wp:extent cx="1028700" cy="1028700"/>
            <wp:effectExtent l="0" t="0" r="1270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_white.gif"/>
                    <pic:cNvPicPr/>
                  </pic:nvPicPr>
                  <pic:blipFill>
                    <a:blip r:embed="rId10">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anchor>
        </w:drawing>
      </w:r>
      <w:r>
        <w:t>Version 5.</w:t>
      </w:r>
      <w:ins w:id="0" w:author="Andi Walther" w:date="2014-03-25T11:14:00Z">
        <w:r w:rsidR="00CB633E">
          <w:t>4</w:t>
        </w:r>
      </w:ins>
      <w:del w:id="1" w:author="Andi Walther" w:date="2014-03-25T11:14:00Z">
        <w:r w:rsidDel="00CB633E">
          <w:delText>2</w:delText>
        </w:r>
      </w:del>
      <w:r w:rsidRPr="006B2C5F">
        <w:t xml:space="preserve"> </w:t>
      </w:r>
    </w:p>
    <w:p w14:paraId="0C38E1AC" w14:textId="77777777" w:rsidR="006B2C5F" w:rsidRDefault="006B2C5F"/>
    <w:p w14:paraId="7D362F04" w14:textId="77777777" w:rsidR="006B2C5F" w:rsidRDefault="006B2C5F"/>
    <w:p w14:paraId="22B69AC0" w14:textId="77777777" w:rsidR="006B2C5F" w:rsidRDefault="006B2C5F"/>
    <w:p w14:paraId="525B799C" w14:textId="77777777" w:rsidR="006B2C5F" w:rsidRDefault="006B2C5F">
      <w:r>
        <w:t xml:space="preserve">Andrew </w:t>
      </w:r>
      <w:proofErr w:type="spellStart"/>
      <w:r>
        <w:t>Heidinger</w:t>
      </w:r>
      <w:proofErr w:type="spellEnd"/>
    </w:p>
    <w:p w14:paraId="1A5548EA" w14:textId="77777777" w:rsidR="006B2C5F" w:rsidRDefault="006B2C5F">
      <w:r>
        <w:t>NOAA/NESDIS Center for Satellite Applications and Research (STAR)</w:t>
      </w:r>
    </w:p>
    <w:p w14:paraId="54DAFA6B" w14:textId="77777777" w:rsidR="006B2C5F" w:rsidRDefault="006B2C5F"/>
    <w:p w14:paraId="6FC5CAA9" w14:textId="77777777" w:rsidR="006B2C5F" w:rsidRDefault="006B2C5F"/>
    <w:p w14:paraId="11FCB5E6" w14:textId="77777777" w:rsidR="006B2C5F" w:rsidRDefault="006B2C5F">
      <w:r>
        <w:t xml:space="preserve">Denis </w:t>
      </w:r>
      <w:proofErr w:type="spellStart"/>
      <w:r>
        <w:t>Botambekov</w:t>
      </w:r>
      <w:proofErr w:type="spellEnd"/>
      <w:r w:rsidR="00684222">
        <w:t xml:space="preserve">, William </w:t>
      </w:r>
      <w:proofErr w:type="spellStart"/>
      <w:r w:rsidR="00684222">
        <w:t>Straka</w:t>
      </w:r>
      <w:proofErr w:type="spellEnd"/>
      <w:r w:rsidR="00684222">
        <w:t xml:space="preserve"> III</w:t>
      </w:r>
      <w:r>
        <w:t xml:space="preserve"> and Steve </w:t>
      </w:r>
      <w:proofErr w:type="spellStart"/>
      <w:r>
        <w:t>Wanzong</w:t>
      </w:r>
      <w:proofErr w:type="spellEnd"/>
    </w:p>
    <w:p w14:paraId="26DAFFD0" w14:textId="77777777" w:rsidR="006B2C5F" w:rsidRDefault="006B2C5F">
      <w:r>
        <w:t>Cooperative Institute for Meteorological Satellite Studies (CIMSS)</w:t>
      </w:r>
    </w:p>
    <w:p w14:paraId="3A949E70" w14:textId="77777777" w:rsidR="006B2C5F" w:rsidRDefault="006B2C5F"/>
    <w:p w14:paraId="728EFA4A" w14:textId="77777777" w:rsidR="006B2C5F" w:rsidRDefault="006B2C5F"/>
    <w:p w14:paraId="7224CD49" w14:textId="77777777" w:rsidR="006B2C5F" w:rsidRDefault="006B2C5F">
      <w:r>
        <w:br w:type="page"/>
      </w:r>
    </w:p>
    <w:sdt>
      <w:sdtPr>
        <w:rPr>
          <w:rFonts w:asciiTheme="minorHAnsi" w:eastAsiaTheme="minorEastAsia" w:hAnsiTheme="minorHAnsi" w:cstheme="minorBidi"/>
          <w:b w:val="0"/>
          <w:bCs w:val="0"/>
          <w:color w:val="auto"/>
          <w:sz w:val="24"/>
          <w:szCs w:val="24"/>
          <w:lang w:eastAsia="en-US"/>
        </w:rPr>
        <w:id w:val="-80068658"/>
        <w:docPartObj>
          <w:docPartGallery w:val="Table of Contents"/>
          <w:docPartUnique/>
        </w:docPartObj>
      </w:sdtPr>
      <w:sdtEndPr>
        <w:rPr>
          <w:noProof/>
        </w:rPr>
      </w:sdtEndPr>
      <w:sdtContent>
        <w:p w14:paraId="08E452A6" w14:textId="77777777" w:rsidR="00314420" w:rsidRDefault="00314420">
          <w:pPr>
            <w:pStyle w:val="TOCHeading"/>
          </w:pPr>
          <w:r>
            <w:t>Contents</w:t>
          </w:r>
        </w:p>
        <w:p w14:paraId="3A4357C9" w14:textId="77777777" w:rsidR="00910FBE" w:rsidRDefault="00314420">
          <w:pPr>
            <w:pStyle w:val="TOC1"/>
            <w:tabs>
              <w:tab w:val="right" w:leader="dot" w:pos="8630"/>
            </w:tabs>
            <w:rPr>
              <w:ins w:id="2" w:author="Andi Walther" w:date="2014-03-25T11:02:00Z"/>
              <w:noProof/>
              <w:lang w:eastAsia="ja-JP"/>
            </w:rPr>
          </w:pPr>
          <w:r>
            <w:fldChar w:fldCharType="begin"/>
          </w:r>
          <w:r>
            <w:instrText xml:space="preserve"> TOC \o "1-3" \h \z \u </w:instrText>
          </w:r>
          <w:r>
            <w:fldChar w:fldCharType="separate"/>
          </w:r>
          <w:ins w:id="3" w:author="Andi Walther" w:date="2014-03-25T11:02:00Z">
            <w:r w:rsidR="00910FBE">
              <w:rPr>
                <w:noProof/>
              </w:rPr>
              <w:t>Introduction to CLAVR-x</w:t>
            </w:r>
            <w:r w:rsidR="00910FBE">
              <w:rPr>
                <w:noProof/>
              </w:rPr>
              <w:tab/>
            </w:r>
            <w:r w:rsidR="00910FBE">
              <w:rPr>
                <w:noProof/>
              </w:rPr>
              <w:fldChar w:fldCharType="begin"/>
            </w:r>
            <w:r w:rsidR="00910FBE">
              <w:rPr>
                <w:noProof/>
              </w:rPr>
              <w:instrText xml:space="preserve"> PAGEREF _Toc257364700 \h </w:instrText>
            </w:r>
            <w:r w:rsidR="00910FBE">
              <w:rPr>
                <w:noProof/>
              </w:rPr>
            </w:r>
          </w:ins>
          <w:r w:rsidR="00910FBE">
            <w:rPr>
              <w:noProof/>
            </w:rPr>
            <w:fldChar w:fldCharType="separate"/>
          </w:r>
          <w:ins w:id="4" w:author="Andi Walther" w:date="2014-03-25T11:02:00Z">
            <w:r w:rsidR="00910FBE">
              <w:rPr>
                <w:noProof/>
              </w:rPr>
              <w:t>4</w:t>
            </w:r>
            <w:r w:rsidR="00910FBE">
              <w:rPr>
                <w:noProof/>
              </w:rPr>
              <w:fldChar w:fldCharType="end"/>
            </w:r>
          </w:ins>
        </w:p>
        <w:p w14:paraId="448B9DAD" w14:textId="77777777" w:rsidR="00910FBE" w:rsidRDefault="00910FBE">
          <w:pPr>
            <w:pStyle w:val="TOC1"/>
            <w:tabs>
              <w:tab w:val="right" w:leader="dot" w:pos="8630"/>
            </w:tabs>
            <w:rPr>
              <w:ins w:id="5" w:author="Andi Walther" w:date="2014-03-25T11:02:00Z"/>
              <w:noProof/>
              <w:lang w:eastAsia="ja-JP"/>
            </w:rPr>
          </w:pPr>
          <w:ins w:id="6" w:author="Andi Walther" w:date="2014-03-25T11:02:00Z">
            <w:r w:rsidRPr="00CF30EE">
              <w:rPr>
                <w:noProof/>
              </w:rPr>
              <w:t>Description of the CLAVR-x Processing System</w:t>
            </w:r>
            <w:r>
              <w:rPr>
                <w:noProof/>
              </w:rPr>
              <w:tab/>
            </w:r>
            <w:r>
              <w:rPr>
                <w:noProof/>
              </w:rPr>
              <w:fldChar w:fldCharType="begin"/>
            </w:r>
            <w:r>
              <w:rPr>
                <w:noProof/>
              </w:rPr>
              <w:instrText xml:space="preserve"> PAGEREF _Toc257364701 \h </w:instrText>
            </w:r>
            <w:r>
              <w:rPr>
                <w:noProof/>
              </w:rPr>
            </w:r>
          </w:ins>
          <w:r>
            <w:rPr>
              <w:noProof/>
            </w:rPr>
            <w:fldChar w:fldCharType="separate"/>
          </w:r>
          <w:ins w:id="7" w:author="Andi Walther" w:date="2014-03-25T11:02:00Z">
            <w:r>
              <w:rPr>
                <w:noProof/>
              </w:rPr>
              <w:t>4</w:t>
            </w:r>
            <w:r>
              <w:rPr>
                <w:noProof/>
              </w:rPr>
              <w:fldChar w:fldCharType="end"/>
            </w:r>
          </w:ins>
        </w:p>
        <w:p w14:paraId="3B2CBFA7" w14:textId="77777777" w:rsidR="00910FBE" w:rsidRDefault="00910FBE">
          <w:pPr>
            <w:pStyle w:val="TOC1"/>
            <w:tabs>
              <w:tab w:val="right" w:leader="dot" w:pos="8630"/>
            </w:tabs>
            <w:rPr>
              <w:ins w:id="8" w:author="Andi Walther" w:date="2014-03-25T11:02:00Z"/>
              <w:noProof/>
              <w:lang w:eastAsia="ja-JP"/>
            </w:rPr>
          </w:pPr>
          <w:ins w:id="9" w:author="Andi Walther" w:date="2014-03-25T11:02:00Z">
            <w:r>
              <w:rPr>
                <w:noProof/>
              </w:rPr>
              <w:t>Installation of CLAVR-x</w:t>
            </w:r>
            <w:r>
              <w:rPr>
                <w:noProof/>
              </w:rPr>
              <w:tab/>
            </w:r>
            <w:r>
              <w:rPr>
                <w:noProof/>
              </w:rPr>
              <w:fldChar w:fldCharType="begin"/>
            </w:r>
            <w:r>
              <w:rPr>
                <w:noProof/>
              </w:rPr>
              <w:instrText xml:space="preserve"> PAGEREF _Toc257364702 \h </w:instrText>
            </w:r>
            <w:r>
              <w:rPr>
                <w:noProof/>
              </w:rPr>
            </w:r>
          </w:ins>
          <w:r>
            <w:rPr>
              <w:noProof/>
            </w:rPr>
            <w:fldChar w:fldCharType="separate"/>
          </w:r>
          <w:ins w:id="10" w:author="Andi Walther" w:date="2014-03-25T11:02:00Z">
            <w:r>
              <w:rPr>
                <w:noProof/>
              </w:rPr>
              <w:t>5</w:t>
            </w:r>
            <w:r>
              <w:rPr>
                <w:noProof/>
              </w:rPr>
              <w:fldChar w:fldCharType="end"/>
            </w:r>
          </w:ins>
        </w:p>
        <w:p w14:paraId="3EC14049" w14:textId="77777777" w:rsidR="00910FBE" w:rsidRDefault="00910FBE">
          <w:pPr>
            <w:pStyle w:val="TOC1"/>
            <w:tabs>
              <w:tab w:val="right" w:leader="dot" w:pos="8630"/>
            </w:tabs>
            <w:rPr>
              <w:ins w:id="11" w:author="Andi Walther" w:date="2014-03-25T11:02:00Z"/>
              <w:noProof/>
              <w:lang w:eastAsia="ja-JP"/>
            </w:rPr>
          </w:pPr>
          <w:ins w:id="12" w:author="Andi Walther" w:date="2014-03-25T11:02:00Z">
            <w:r>
              <w:rPr>
                <w:noProof/>
              </w:rPr>
              <w:t>User Input in CLAVR-x</w:t>
            </w:r>
            <w:r>
              <w:rPr>
                <w:noProof/>
              </w:rPr>
              <w:tab/>
            </w:r>
            <w:r>
              <w:rPr>
                <w:noProof/>
              </w:rPr>
              <w:fldChar w:fldCharType="begin"/>
            </w:r>
            <w:r>
              <w:rPr>
                <w:noProof/>
              </w:rPr>
              <w:instrText xml:space="preserve"> PAGEREF _Toc257364703 \h </w:instrText>
            </w:r>
            <w:r>
              <w:rPr>
                <w:noProof/>
              </w:rPr>
            </w:r>
          </w:ins>
          <w:r>
            <w:rPr>
              <w:noProof/>
            </w:rPr>
            <w:fldChar w:fldCharType="separate"/>
          </w:r>
          <w:ins w:id="13" w:author="Andi Walther" w:date="2014-03-25T11:02:00Z">
            <w:r>
              <w:rPr>
                <w:noProof/>
              </w:rPr>
              <w:t>6</w:t>
            </w:r>
            <w:r>
              <w:rPr>
                <w:noProof/>
              </w:rPr>
              <w:fldChar w:fldCharType="end"/>
            </w:r>
          </w:ins>
        </w:p>
        <w:p w14:paraId="16CC0976" w14:textId="77777777" w:rsidR="00910FBE" w:rsidRDefault="00910FBE">
          <w:pPr>
            <w:pStyle w:val="TOC2"/>
            <w:tabs>
              <w:tab w:val="right" w:leader="dot" w:pos="8630"/>
            </w:tabs>
            <w:rPr>
              <w:ins w:id="14" w:author="Andi Walther" w:date="2014-03-25T11:02:00Z"/>
              <w:noProof/>
              <w:lang w:eastAsia="ja-JP"/>
            </w:rPr>
          </w:pPr>
          <w:ins w:id="15" w:author="Andi Walther" w:date="2014-03-25T11:02:00Z">
            <w:r w:rsidRPr="00CF30EE">
              <w:rPr>
                <w:noProof/>
              </w:rPr>
              <w:t>The CLAVRXORB File-List Run Control File</w:t>
            </w:r>
            <w:r>
              <w:rPr>
                <w:noProof/>
              </w:rPr>
              <w:tab/>
            </w:r>
            <w:r>
              <w:rPr>
                <w:noProof/>
              </w:rPr>
              <w:fldChar w:fldCharType="begin"/>
            </w:r>
            <w:r>
              <w:rPr>
                <w:noProof/>
              </w:rPr>
              <w:instrText xml:space="preserve"> PAGEREF _Toc257364704 \h </w:instrText>
            </w:r>
            <w:r>
              <w:rPr>
                <w:noProof/>
              </w:rPr>
            </w:r>
          </w:ins>
          <w:r>
            <w:rPr>
              <w:noProof/>
            </w:rPr>
            <w:fldChar w:fldCharType="separate"/>
          </w:r>
          <w:ins w:id="16" w:author="Andi Walther" w:date="2014-03-25T11:02:00Z">
            <w:r>
              <w:rPr>
                <w:noProof/>
              </w:rPr>
              <w:t>7</w:t>
            </w:r>
            <w:r>
              <w:rPr>
                <w:noProof/>
              </w:rPr>
              <w:fldChar w:fldCharType="end"/>
            </w:r>
          </w:ins>
        </w:p>
        <w:p w14:paraId="2C93BEA6" w14:textId="77777777" w:rsidR="00910FBE" w:rsidRDefault="00910FBE">
          <w:pPr>
            <w:pStyle w:val="TOC3"/>
            <w:tabs>
              <w:tab w:val="right" w:leader="dot" w:pos="8630"/>
            </w:tabs>
            <w:rPr>
              <w:ins w:id="17" w:author="Andi Walther" w:date="2014-03-25T11:02:00Z"/>
              <w:noProof/>
              <w:lang w:eastAsia="ja-JP"/>
            </w:rPr>
          </w:pPr>
          <w:ins w:id="18" w:author="Andi Walther" w:date="2014-03-25T11:02:00Z">
            <w:r>
              <w:rPr>
                <w:noProof/>
              </w:rPr>
              <w:t>AVHRR Level-1b File Name Convention</w:t>
            </w:r>
            <w:r>
              <w:rPr>
                <w:noProof/>
              </w:rPr>
              <w:tab/>
            </w:r>
            <w:r>
              <w:rPr>
                <w:noProof/>
              </w:rPr>
              <w:fldChar w:fldCharType="begin"/>
            </w:r>
            <w:r>
              <w:rPr>
                <w:noProof/>
              </w:rPr>
              <w:instrText xml:space="preserve"> PAGEREF _Toc257364705 \h </w:instrText>
            </w:r>
            <w:r>
              <w:rPr>
                <w:noProof/>
              </w:rPr>
            </w:r>
          </w:ins>
          <w:r>
            <w:rPr>
              <w:noProof/>
            </w:rPr>
            <w:fldChar w:fldCharType="separate"/>
          </w:r>
          <w:ins w:id="19" w:author="Andi Walther" w:date="2014-03-25T11:02:00Z">
            <w:r>
              <w:rPr>
                <w:noProof/>
              </w:rPr>
              <w:t>7</w:t>
            </w:r>
            <w:r>
              <w:rPr>
                <w:noProof/>
              </w:rPr>
              <w:fldChar w:fldCharType="end"/>
            </w:r>
          </w:ins>
        </w:p>
        <w:p w14:paraId="3B05A46C" w14:textId="77777777" w:rsidR="00910FBE" w:rsidRDefault="00910FBE">
          <w:pPr>
            <w:pStyle w:val="TOC3"/>
            <w:tabs>
              <w:tab w:val="right" w:leader="dot" w:pos="8630"/>
            </w:tabs>
            <w:rPr>
              <w:ins w:id="20" w:author="Andi Walther" w:date="2014-03-25T11:02:00Z"/>
              <w:noProof/>
              <w:lang w:eastAsia="ja-JP"/>
            </w:rPr>
          </w:pPr>
          <w:ins w:id="21" w:author="Andi Walther" w:date="2014-03-25T11:02:00Z">
            <w:r>
              <w:rPr>
                <w:noProof/>
              </w:rPr>
              <w:t>VIIRS Level-1b File Name Convention</w:t>
            </w:r>
            <w:r>
              <w:rPr>
                <w:noProof/>
              </w:rPr>
              <w:tab/>
            </w:r>
            <w:r>
              <w:rPr>
                <w:noProof/>
              </w:rPr>
              <w:fldChar w:fldCharType="begin"/>
            </w:r>
            <w:r>
              <w:rPr>
                <w:noProof/>
              </w:rPr>
              <w:instrText xml:space="preserve"> PAGEREF _Toc257364706 \h </w:instrText>
            </w:r>
            <w:r>
              <w:rPr>
                <w:noProof/>
              </w:rPr>
            </w:r>
          </w:ins>
          <w:r>
            <w:rPr>
              <w:noProof/>
            </w:rPr>
            <w:fldChar w:fldCharType="separate"/>
          </w:r>
          <w:ins w:id="22" w:author="Andi Walther" w:date="2014-03-25T11:02:00Z">
            <w:r>
              <w:rPr>
                <w:noProof/>
              </w:rPr>
              <w:t>8</w:t>
            </w:r>
            <w:r>
              <w:rPr>
                <w:noProof/>
              </w:rPr>
              <w:fldChar w:fldCharType="end"/>
            </w:r>
          </w:ins>
        </w:p>
        <w:p w14:paraId="62818CF6" w14:textId="77777777" w:rsidR="00910FBE" w:rsidRDefault="00910FBE">
          <w:pPr>
            <w:pStyle w:val="TOC3"/>
            <w:tabs>
              <w:tab w:val="right" w:leader="dot" w:pos="8630"/>
            </w:tabs>
            <w:rPr>
              <w:ins w:id="23" w:author="Andi Walther" w:date="2014-03-25T11:02:00Z"/>
              <w:noProof/>
              <w:lang w:eastAsia="ja-JP"/>
            </w:rPr>
          </w:pPr>
          <w:ins w:id="24" w:author="Andi Walther" w:date="2014-03-25T11:02:00Z">
            <w:r>
              <w:rPr>
                <w:noProof/>
              </w:rPr>
              <w:t>GOES, MSG, MTSAT, FY2D, COMS File Name Conventions</w:t>
            </w:r>
            <w:r>
              <w:rPr>
                <w:noProof/>
              </w:rPr>
              <w:tab/>
            </w:r>
            <w:r>
              <w:rPr>
                <w:noProof/>
              </w:rPr>
              <w:fldChar w:fldCharType="begin"/>
            </w:r>
            <w:r>
              <w:rPr>
                <w:noProof/>
              </w:rPr>
              <w:instrText xml:space="preserve"> PAGEREF _Toc257364707 \h </w:instrText>
            </w:r>
            <w:r>
              <w:rPr>
                <w:noProof/>
              </w:rPr>
            </w:r>
          </w:ins>
          <w:r>
            <w:rPr>
              <w:noProof/>
            </w:rPr>
            <w:fldChar w:fldCharType="separate"/>
          </w:r>
          <w:ins w:id="25" w:author="Andi Walther" w:date="2014-03-25T11:02:00Z">
            <w:r>
              <w:rPr>
                <w:noProof/>
              </w:rPr>
              <w:t>8</w:t>
            </w:r>
            <w:r>
              <w:rPr>
                <w:noProof/>
              </w:rPr>
              <w:fldChar w:fldCharType="end"/>
            </w:r>
          </w:ins>
        </w:p>
        <w:p w14:paraId="1F09AF62" w14:textId="77777777" w:rsidR="00910FBE" w:rsidRDefault="00910FBE">
          <w:pPr>
            <w:pStyle w:val="TOC3"/>
            <w:tabs>
              <w:tab w:val="right" w:leader="dot" w:pos="8630"/>
            </w:tabs>
            <w:rPr>
              <w:ins w:id="26" w:author="Andi Walther" w:date="2014-03-25T11:02:00Z"/>
              <w:noProof/>
              <w:lang w:eastAsia="ja-JP"/>
            </w:rPr>
          </w:pPr>
          <w:ins w:id="27" w:author="Andi Walther" w:date="2014-03-25T11:02:00Z">
            <w:r>
              <w:rPr>
                <w:noProof/>
              </w:rPr>
              <w:t>MODIS 1km Level1b File Name Conventions</w:t>
            </w:r>
            <w:r>
              <w:rPr>
                <w:noProof/>
              </w:rPr>
              <w:tab/>
            </w:r>
            <w:r>
              <w:rPr>
                <w:noProof/>
              </w:rPr>
              <w:fldChar w:fldCharType="begin"/>
            </w:r>
            <w:r>
              <w:rPr>
                <w:noProof/>
              </w:rPr>
              <w:instrText xml:space="preserve"> PAGEREF _Toc257364708 \h </w:instrText>
            </w:r>
            <w:r>
              <w:rPr>
                <w:noProof/>
              </w:rPr>
            </w:r>
          </w:ins>
          <w:r>
            <w:rPr>
              <w:noProof/>
            </w:rPr>
            <w:fldChar w:fldCharType="separate"/>
          </w:r>
          <w:ins w:id="28" w:author="Andi Walther" w:date="2014-03-25T11:02:00Z">
            <w:r>
              <w:rPr>
                <w:noProof/>
              </w:rPr>
              <w:t>8</w:t>
            </w:r>
            <w:r>
              <w:rPr>
                <w:noProof/>
              </w:rPr>
              <w:fldChar w:fldCharType="end"/>
            </w:r>
          </w:ins>
        </w:p>
        <w:p w14:paraId="5199F94C" w14:textId="77777777" w:rsidR="00910FBE" w:rsidRDefault="00910FBE">
          <w:pPr>
            <w:pStyle w:val="TOC3"/>
            <w:tabs>
              <w:tab w:val="right" w:leader="dot" w:pos="8630"/>
            </w:tabs>
            <w:rPr>
              <w:ins w:id="29" w:author="Andi Walther" w:date="2014-03-25T11:02:00Z"/>
              <w:noProof/>
              <w:lang w:eastAsia="ja-JP"/>
            </w:rPr>
          </w:pPr>
          <w:ins w:id="30" w:author="Andi Walther" w:date="2014-03-25T11:02:00Z">
            <w:r>
              <w:rPr>
                <w:noProof/>
              </w:rPr>
              <w:t>MODIS 5km Level1b File Name Conventions.</w:t>
            </w:r>
            <w:r>
              <w:rPr>
                <w:noProof/>
              </w:rPr>
              <w:tab/>
            </w:r>
            <w:r>
              <w:rPr>
                <w:noProof/>
              </w:rPr>
              <w:fldChar w:fldCharType="begin"/>
            </w:r>
            <w:r>
              <w:rPr>
                <w:noProof/>
              </w:rPr>
              <w:instrText xml:space="preserve"> PAGEREF _Toc257364709 \h </w:instrText>
            </w:r>
            <w:r>
              <w:rPr>
                <w:noProof/>
              </w:rPr>
            </w:r>
          </w:ins>
          <w:r>
            <w:rPr>
              <w:noProof/>
            </w:rPr>
            <w:fldChar w:fldCharType="separate"/>
          </w:r>
          <w:ins w:id="31" w:author="Andi Walther" w:date="2014-03-25T11:02:00Z">
            <w:r>
              <w:rPr>
                <w:noProof/>
              </w:rPr>
              <w:t>8</w:t>
            </w:r>
            <w:r>
              <w:rPr>
                <w:noProof/>
              </w:rPr>
              <w:fldChar w:fldCharType="end"/>
            </w:r>
          </w:ins>
        </w:p>
        <w:p w14:paraId="1AFDC961" w14:textId="77777777" w:rsidR="00910FBE" w:rsidRDefault="00910FBE">
          <w:pPr>
            <w:pStyle w:val="TOC2"/>
            <w:tabs>
              <w:tab w:val="right" w:leader="dot" w:pos="8630"/>
            </w:tabs>
            <w:rPr>
              <w:ins w:id="32" w:author="Andi Walther" w:date="2014-03-25T11:02:00Z"/>
              <w:noProof/>
              <w:lang w:eastAsia="ja-JP"/>
            </w:rPr>
          </w:pPr>
          <w:ins w:id="33" w:author="Andi Walther" w:date="2014-03-25T11:02:00Z">
            <w:r w:rsidRPr="00CF30EE">
              <w:rPr>
                <w:noProof/>
              </w:rPr>
              <w:t>The CLAVRXORB Default-Options Run-Control File</w:t>
            </w:r>
            <w:r>
              <w:rPr>
                <w:noProof/>
              </w:rPr>
              <w:tab/>
            </w:r>
            <w:r>
              <w:rPr>
                <w:noProof/>
              </w:rPr>
              <w:fldChar w:fldCharType="begin"/>
            </w:r>
            <w:r>
              <w:rPr>
                <w:noProof/>
              </w:rPr>
              <w:instrText xml:space="preserve"> PAGEREF _Toc257364710 \h </w:instrText>
            </w:r>
            <w:r>
              <w:rPr>
                <w:noProof/>
              </w:rPr>
            </w:r>
          </w:ins>
          <w:r>
            <w:rPr>
              <w:noProof/>
            </w:rPr>
            <w:fldChar w:fldCharType="separate"/>
          </w:r>
          <w:ins w:id="34" w:author="Andi Walther" w:date="2014-03-25T11:02:00Z">
            <w:r>
              <w:rPr>
                <w:noProof/>
              </w:rPr>
              <w:t>8</w:t>
            </w:r>
            <w:r>
              <w:rPr>
                <w:noProof/>
              </w:rPr>
              <w:fldChar w:fldCharType="end"/>
            </w:r>
          </w:ins>
        </w:p>
        <w:p w14:paraId="15234FE1" w14:textId="77777777" w:rsidR="00910FBE" w:rsidRDefault="00910FBE">
          <w:pPr>
            <w:pStyle w:val="TOC1"/>
            <w:tabs>
              <w:tab w:val="right" w:leader="dot" w:pos="8630"/>
            </w:tabs>
            <w:rPr>
              <w:ins w:id="35" w:author="Andi Walther" w:date="2014-03-25T11:02:00Z"/>
              <w:noProof/>
              <w:lang w:eastAsia="ja-JP"/>
            </w:rPr>
          </w:pPr>
          <w:ins w:id="36" w:author="Andi Walther" w:date="2014-03-25T11:02:00Z">
            <w:r w:rsidRPr="00CF30EE">
              <w:rPr>
                <w:noProof/>
              </w:rPr>
              <w:t>Level-1b Input Files</w:t>
            </w:r>
            <w:r>
              <w:rPr>
                <w:noProof/>
              </w:rPr>
              <w:tab/>
            </w:r>
            <w:r>
              <w:rPr>
                <w:noProof/>
              </w:rPr>
              <w:fldChar w:fldCharType="begin"/>
            </w:r>
            <w:r>
              <w:rPr>
                <w:noProof/>
              </w:rPr>
              <w:instrText xml:space="preserve"> PAGEREF _Toc257364711 \h </w:instrText>
            </w:r>
            <w:r>
              <w:rPr>
                <w:noProof/>
              </w:rPr>
            </w:r>
          </w:ins>
          <w:r>
            <w:rPr>
              <w:noProof/>
            </w:rPr>
            <w:fldChar w:fldCharType="separate"/>
          </w:r>
          <w:ins w:id="37" w:author="Andi Walther" w:date="2014-03-25T11:02:00Z">
            <w:r>
              <w:rPr>
                <w:noProof/>
              </w:rPr>
              <w:t>16</w:t>
            </w:r>
            <w:r>
              <w:rPr>
                <w:noProof/>
              </w:rPr>
              <w:fldChar w:fldCharType="end"/>
            </w:r>
          </w:ins>
        </w:p>
        <w:p w14:paraId="06BC22B7" w14:textId="77777777" w:rsidR="00910FBE" w:rsidRDefault="00910FBE">
          <w:pPr>
            <w:pStyle w:val="TOC2"/>
            <w:tabs>
              <w:tab w:val="right" w:leader="dot" w:pos="8630"/>
            </w:tabs>
            <w:rPr>
              <w:ins w:id="38" w:author="Andi Walther" w:date="2014-03-25T11:02:00Z"/>
              <w:noProof/>
              <w:lang w:eastAsia="ja-JP"/>
            </w:rPr>
          </w:pPr>
          <w:ins w:id="39" w:author="Andi Walther" w:date="2014-03-25T11:02:00Z">
            <w:r w:rsidRPr="00CF30EE">
              <w:rPr>
                <w:noProof/>
              </w:rPr>
              <w:t>AVHRR</w:t>
            </w:r>
            <w:r>
              <w:rPr>
                <w:noProof/>
              </w:rPr>
              <w:tab/>
            </w:r>
            <w:r>
              <w:rPr>
                <w:noProof/>
              </w:rPr>
              <w:fldChar w:fldCharType="begin"/>
            </w:r>
            <w:r>
              <w:rPr>
                <w:noProof/>
              </w:rPr>
              <w:instrText xml:space="preserve"> PAGEREF _Toc257364712 \h </w:instrText>
            </w:r>
            <w:r>
              <w:rPr>
                <w:noProof/>
              </w:rPr>
            </w:r>
          </w:ins>
          <w:r>
            <w:rPr>
              <w:noProof/>
            </w:rPr>
            <w:fldChar w:fldCharType="separate"/>
          </w:r>
          <w:ins w:id="40" w:author="Andi Walther" w:date="2014-03-25T11:02:00Z">
            <w:r>
              <w:rPr>
                <w:noProof/>
              </w:rPr>
              <w:t>17</w:t>
            </w:r>
            <w:r>
              <w:rPr>
                <w:noProof/>
              </w:rPr>
              <w:fldChar w:fldCharType="end"/>
            </w:r>
          </w:ins>
        </w:p>
        <w:p w14:paraId="7A8C6DE4" w14:textId="77777777" w:rsidR="00910FBE" w:rsidRDefault="00910FBE">
          <w:pPr>
            <w:pStyle w:val="TOC2"/>
            <w:tabs>
              <w:tab w:val="right" w:leader="dot" w:pos="8630"/>
            </w:tabs>
            <w:rPr>
              <w:ins w:id="41" w:author="Andi Walther" w:date="2014-03-25T11:02:00Z"/>
              <w:noProof/>
              <w:lang w:eastAsia="ja-JP"/>
            </w:rPr>
          </w:pPr>
          <w:ins w:id="42" w:author="Andi Walther" w:date="2014-03-25T11:02:00Z">
            <w:r w:rsidRPr="00CF30EE">
              <w:rPr>
                <w:noProof/>
              </w:rPr>
              <w:t>GOES-Imager</w:t>
            </w:r>
            <w:r>
              <w:rPr>
                <w:noProof/>
              </w:rPr>
              <w:tab/>
            </w:r>
            <w:r>
              <w:rPr>
                <w:noProof/>
              </w:rPr>
              <w:fldChar w:fldCharType="begin"/>
            </w:r>
            <w:r>
              <w:rPr>
                <w:noProof/>
              </w:rPr>
              <w:instrText xml:space="preserve"> PAGEREF _Toc257364713 \h </w:instrText>
            </w:r>
            <w:r>
              <w:rPr>
                <w:noProof/>
              </w:rPr>
            </w:r>
          </w:ins>
          <w:r>
            <w:rPr>
              <w:noProof/>
            </w:rPr>
            <w:fldChar w:fldCharType="separate"/>
          </w:r>
          <w:ins w:id="43" w:author="Andi Walther" w:date="2014-03-25T11:02:00Z">
            <w:r>
              <w:rPr>
                <w:noProof/>
              </w:rPr>
              <w:t>17</w:t>
            </w:r>
            <w:r>
              <w:rPr>
                <w:noProof/>
              </w:rPr>
              <w:fldChar w:fldCharType="end"/>
            </w:r>
          </w:ins>
        </w:p>
        <w:p w14:paraId="7860B27E" w14:textId="77777777" w:rsidR="00910FBE" w:rsidRDefault="00910FBE">
          <w:pPr>
            <w:pStyle w:val="TOC2"/>
            <w:tabs>
              <w:tab w:val="right" w:leader="dot" w:pos="8630"/>
            </w:tabs>
            <w:rPr>
              <w:ins w:id="44" w:author="Andi Walther" w:date="2014-03-25T11:02:00Z"/>
              <w:noProof/>
              <w:lang w:eastAsia="ja-JP"/>
            </w:rPr>
          </w:pPr>
          <w:ins w:id="45" w:author="Andi Walther" w:date="2014-03-25T11:02:00Z">
            <w:r w:rsidRPr="00CF30EE">
              <w:rPr>
                <w:noProof/>
              </w:rPr>
              <w:t>MODIS</w:t>
            </w:r>
            <w:r>
              <w:rPr>
                <w:noProof/>
              </w:rPr>
              <w:tab/>
            </w:r>
            <w:r>
              <w:rPr>
                <w:noProof/>
              </w:rPr>
              <w:fldChar w:fldCharType="begin"/>
            </w:r>
            <w:r>
              <w:rPr>
                <w:noProof/>
              </w:rPr>
              <w:instrText xml:space="preserve"> PAGEREF _Toc257364714 \h </w:instrText>
            </w:r>
            <w:r>
              <w:rPr>
                <w:noProof/>
              </w:rPr>
            </w:r>
          </w:ins>
          <w:r>
            <w:rPr>
              <w:noProof/>
            </w:rPr>
            <w:fldChar w:fldCharType="separate"/>
          </w:r>
          <w:ins w:id="46" w:author="Andi Walther" w:date="2014-03-25T11:02:00Z">
            <w:r>
              <w:rPr>
                <w:noProof/>
              </w:rPr>
              <w:t>17</w:t>
            </w:r>
            <w:r>
              <w:rPr>
                <w:noProof/>
              </w:rPr>
              <w:fldChar w:fldCharType="end"/>
            </w:r>
          </w:ins>
        </w:p>
        <w:p w14:paraId="30AC96EB" w14:textId="77777777" w:rsidR="00910FBE" w:rsidRDefault="00910FBE">
          <w:pPr>
            <w:pStyle w:val="TOC2"/>
            <w:tabs>
              <w:tab w:val="right" w:leader="dot" w:pos="8630"/>
            </w:tabs>
            <w:rPr>
              <w:ins w:id="47" w:author="Andi Walther" w:date="2014-03-25T11:02:00Z"/>
              <w:noProof/>
              <w:lang w:eastAsia="ja-JP"/>
            </w:rPr>
          </w:pPr>
          <w:ins w:id="48" w:author="Andi Walther" w:date="2014-03-25T11:02:00Z">
            <w:r w:rsidRPr="00CF30EE">
              <w:rPr>
                <w:noProof/>
              </w:rPr>
              <w:t>VIIRS</w:t>
            </w:r>
            <w:r>
              <w:rPr>
                <w:noProof/>
              </w:rPr>
              <w:tab/>
            </w:r>
            <w:r>
              <w:rPr>
                <w:noProof/>
              </w:rPr>
              <w:fldChar w:fldCharType="begin"/>
            </w:r>
            <w:r>
              <w:rPr>
                <w:noProof/>
              </w:rPr>
              <w:instrText xml:space="preserve"> PAGEREF _Toc257364715 \h </w:instrText>
            </w:r>
            <w:r>
              <w:rPr>
                <w:noProof/>
              </w:rPr>
            </w:r>
          </w:ins>
          <w:r>
            <w:rPr>
              <w:noProof/>
            </w:rPr>
            <w:fldChar w:fldCharType="separate"/>
          </w:r>
          <w:ins w:id="49" w:author="Andi Walther" w:date="2014-03-25T11:02:00Z">
            <w:r>
              <w:rPr>
                <w:noProof/>
              </w:rPr>
              <w:t>17</w:t>
            </w:r>
            <w:r>
              <w:rPr>
                <w:noProof/>
              </w:rPr>
              <w:fldChar w:fldCharType="end"/>
            </w:r>
          </w:ins>
        </w:p>
        <w:p w14:paraId="682674AF" w14:textId="77777777" w:rsidR="00910FBE" w:rsidRDefault="00910FBE">
          <w:pPr>
            <w:pStyle w:val="TOC1"/>
            <w:tabs>
              <w:tab w:val="right" w:leader="dot" w:pos="8630"/>
            </w:tabs>
            <w:rPr>
              <w:ins w:id="50" w:author="Andi Walther" w:date="2014-03-25T11:02:00Z"/>
              <w:noProof/>
              <w:lang w:eastAsia="ja-JP"/>
            </w:rPr>
          </w:pPr>
          <w:ins w:id="51" w:author="Andi Walther" w:date="2014-03-25T11:02:00Z">
            <w:r w:rsidRPr="00CF30EE">
              <w:rPr>
                <w:noProof/>
              </w:rPr>
              <w:t>Level-2 Output File</w:t>
            </w:r>
            <w:r>
              <w:rPr>
                <w:noProof/>
              </w:rPr>
              <w:tab/>
            </w:r>
            <w:r>
              <w:rPr>
                <w:noProof/>
              </w:rPr>
              <w:fldChar w:fldCharType="begin"/>
            </w:r>
            <w:r>
              <w:rPr>
                <w:noProof/>
              </w:rPr>
              <w:instrText xml:space="preserve"> PAGEREF _Toc257364716 \h </w:instrText>
            </w:r>
            <w:r>
              <w:rPr>
                <w:noProof/>
              </w:rPr>
            </w:r>
          </w:ins>
          <w:r>
            <w:rPr>
              <w:noProof/>
            </w:rPr>
            <w:fldChar w:fldCharType="separate"/>
          </w:r>
          <w:ins w:id="52" w:author="Andi Walther" w:date="2014-03-25T11:02:00Z">
            <w:r>
              <w:rPr>
                <w:noProof/>
              </w:rPr>
              <w:t>17</w:t>
            </w:r>
            <w:r>
              <w:rPr>
                <w:noProof/>
              </w:rPr>
              <w:fldChar w:fldCharType="end"/>
            </w:r>
          </w:ins>
        </w:p>
        <w:p w14:paraId="26574A13" w14:textId="77777777" w:rsidR="00910FBE" w:rsidRDefault="00910FBE">
          <w:pPr>
            <w:pStyle w:val="TOC2"/>
            <w:tabs>
              <w:tab w:val="right" w:leader="dot" w:pos="8630"/>
            </w:tabs>
            <w:rPr>
              <w:ins w:id="53" w:author="Andi Walther" w:date="2014-03-25T11:02:00Z"/>
              <w:noProof/>
              <w:lang w:eastAsia="ja-JP"/>
            </w:rPr>
          </w:pPr>
          <w:ins w:id="54" w:author="Andi Walther" w:date="2014-03-25T11:02:00Z">
            <w:r w:rsidRPr="00CF30EE">
              <w:rPr>
                <w:noProof/>
              </w:rPr>
              <w:t>The Level-2 Include File</w:t>
            </w:r>
            <w:r>
              <w:rPr>
                <w:noProof/>
              </w:rPr>
              <w:tab/>
            </w:r>
            <w:r>
              <w:rPr>
                <w:noProof/>
              </w:rPr>
              <w:fldChar w:fldCharType="begin"/>
            </w:r>
            <w:r>
              <w:rPr>
                <w:noProof/>
              </w:rPr>
              <w:instrText xml:space="preserve"> PAGEREF _Toc257364717 \h </w:instrText>
            </w:r>
            <w:r>
              <w:rPr>
                <w:noProof/>
              </w:rPr>
            </w:r>
          </w:ins>
          <w:r>
            <w:rPr>
              <w:noProof/>
            </w:rPr>
            <w:fldChar w:fldCharType="separate"/>
          </w:r>
          <w:ins w:id="55" w:author="Andi Walther" w:date="2014-03-25T11:02:00Z">
            <w:r>
              <w:rPr>
                <w:noProof/>
              </w:rPr>
              <w:t>17</w:t>
            </w:r>
            <w:r>
              <w:rPr>
                <w:noProof/>
              </w:rPr>
              <w:fldChar w:fldCharType="end"/>
            </w:r>
          </w:ins>
        </w:p>
        <w:p w14:paraId="7DC16EF9" w14:textId="77777777" w:rsidR="00910FBE" w:rsidRDefault="00910FBE">
          <w:pPr>
            <w:pStyle w:val="TOC2"/>
            <w:tabs>
              <w:tab w:val="right" w:leader="dot" w:pos="8630"/>
            </w:tabs>
            <w:rPr>
              <w:ins w:id="56" w:author="Andi Walther" w:date="2014-03-25T11:02:00Z"/>
              <w:noProof/>
              <w:lang w:eastAsia="ja-JP"/>
            </w:rPr>
          </w:pPr>
          <w:ins w:id="57" w:author="Andi Walther" w:date="2014-03-25T11:02:00Z">
            <w:r>
              <w:rPr>
                <w:noProof/>
              </w:rPr>
              <w:t>Level-2 File Contents</w:t>
            </w:r>
            <w:r>
              <w:rPr>
                <w:noProof/>
              </w:rPr>
              <w:tab/>
            </w:r>
            <w:r>
              <w:rPr>
                <w:noProof/>
              </w:rPr>
              <w:fldChar w:fldCharType="begin"/>
            </w:r>
            <w:r>
              <w:rPr>
                <w:noProof/>
              </w:rPr>
              <w:instrText xml:space="preserve"> PAGEREF _Toc257364718 \h </w:instrText>
            </w:r>
            <w:r>
              <w:rPr>
                <w:noProof/>
              </w:rPr>
            </w:r>
          </w:ins>
          <w:r>
            <w:rPr>
              <w:noProof/>
            </w:rPr>
            <w:fldChar w:fldCharType="separate"/>
          </w:r>
          <w:ins w:id="58" w:author="Andi Walther" w:date="2014-03-25T11:02:00Z">
            <w:r>
              <w:rPr>
                <w:noProof/>
              </w:rPr>
              <w:t>18</w:t>
            </w:r>
            <w:r>
              <w:rPr>
                <w:noProof/>
              </w:rPr>
              <w:fldChar w:fldCharType="end"/>
            </w:r>
          </w:ins>
        </w:p>
        <w:p w14:paraId="00CB4FE1" w14:textId="77777777" w:rsidR="00910FBE" w:rsidRDefault="00910FBE">
          <w:pPr>
            <w:pStyle w:val="TOC3"/>
            <w:tabs>
              <w:tab w:val="right" w:leader="dot" w:pos="8630"/>
            </w:tabs>
            <w:rPr>
              <w:ins w:id="59" w:author="Andi Walther" w:date="2014-03-25T11:02:00Z"/>
              <w:noProof/>
              <w:lang w:eastAsia="ja-JP"/>
            </w:rPr>
          </w:pPr>
          <w:ins w:id="60" w:author="Andi Walther" w:date="2014-03-25T11:02:00Z">
            <w:r>
              <w:rPr>
                <w:noProof/>
              </w:rPr>
              <w:t>Level-2 Attributes.</w:t>
            </w:r>
            <w:r>
              <w:rPr>
                <w:noProof/>
              </w:rPr>
              <w:tab/>
            </w:r>
            <w:r>
              <w:rPr>
                <w:noProof/>
              </w:rPr>
              <w:fldChar w:fldCharType="begin"/>
            </w:r>
            <w:r>
              <w:rPr>
                <w:noProof/>
              </w:rPr>
              <w:instrText xml:space="preserve"> PAGEREF _Toc257364719 \h </w:instrText>
            </w:r>
            <w:r>
              <w:rPr>
                <w:noProof/>
              </w:rPr>
            </w:r>
          </w:ins>
          <w:r>
            <w:rPr>
              <w:noProof/>
            </w:rPr>
            <w:fldChar w:fldCharType="separate"/>
          </w:r>
          <w:ins w:id="61" w:author="Andi Walther" w:date="2014-03-25T11:02:00Z">
            <w:r>
              <w:rPr>
                <w:noProof/>
              </w:rPr>
              <w:t>30</w:t>
            </w:r>
            <w:r>
              <w:rPr>
                <w:noProof/>
              </w:rPr>
              <w:fldChar w:fldCharType="end"/>
            </w:r>
          </w:ins>
        </w:p>
        <w:p w14:paraId="12C42350" w14:textId="77777777" w:rsidR="00910FBE" w:rsidRDefault="00910FBE">
          <w:pPr>
            <w:pStyle w:val="TOC2"/>
            <w:tabs>
              <w:tab w:val="right" w:leader="dot" w:pos="8630"/>
            </w:tabs>
            <w:rPr>
              <w:ins w:id="62" w:author="Andi Walther" w:date="2014-03-25T11:02:00Z"/>
              <w:noProof/>
              <w:lang w:eastAsia="ja-JP"/>
            </w:rPr>
          </w:pPr>
          <w:ins w:id="63" w:author="Andi Walther" w:date="2014-03-25T11:02:00Z">
            <w:r>
              <w:rPr>
                <w:noProof/>
              </w:rPr>
              <w:t>Reading SDS Data from Level-2 Files</w:t>
            </w:r>
            <w:r>
              <w:rPr>
                <w:noProof/>
              </w:rPr>
              <w:tab/>
            </w:r>
            <w:r>
              <w:rPr>
                <w:noProof/>
              </w:rPr>
              <w:fldChar w:fldCharType="begin"/>
            </w:r>
            <w:r>
              <w:rPr>
                <w:noProof/>
              </w:rPr>
              <w:instrText xml:space="preserve"> PAGEREF _Toc257364720 \h </w:instrText>
            </w:r>
            <w:r>
              <w:rPr>
                <w:noProof/>
              </w:rPr>
            </w:r>
          </w:ins>
          <w:r>
            <w:rPr>
              <w:noProof/>
            </w:rPr>
            <w:fldChar w:fldCharType="separate"/>
          </w:r>
          <w:ins w:id="64" w:author="Andi Walther" w:date="2014-03-25T11:02:00Z">
            <w:r>
              <w:rPr>
                <w:noProof/>
              </w:rPr>
              <w:t>32</w:t>
            </w:r>
            <w:r>
              <w:rPr>
                <w:noProof/>
              </w:rPr>
              <w:fldChar w:fldCharType="end"/>
            </w:r>
          </w:ins>
        </w:p>
        <w:p w14:paraId="098B6CDD" w14:textId="77777777" w:rsidR="00910FBE" w:rsidRDefault="00910FBE">
          <w:pPr>
            <w:pStyle w:val="TOC3"/>
            <w:tabs>
              <w:tab w:val="right" w:leader="dot" w:pos="8630"/>
            </w:tabs>
            <w:rPr>
              <w:ins w:id="65" w:author="Andi Walther" w:date="2014-03-25T11:02:00Z"/>
              <w:noProof/>
              <w:lang w:eastAsia="ja-JP"/>
            </w:rPr>
          </w:pPr>
          <w:ins w:id="66" w:author="Andi Walther" w:date="2014-03-25T11:02:00Z">
            <w:r>
              <w:rPr>
                <w:noProof/>
              </w:rPr>
              <w:t>Reading Unscaled Data</w:t>
            </w:r>
            <w:r>
              <w:rPr>
                <w:noProof/>
              </w:rPr>
              <w:tab/>
            </w:r>
            <w:r>
              <w:rPr>
                <w:noProof/>
              </w:rPr>
              <w:fldChar w:fldCharType="begin"/>
            </w:r>
            <w:r>
              <w:rPr>
                <w:noProof/>
              </w:rPr>
              <w:instrText xml:space="preserve"> PAGEREF _Toc257364721 \h </w:instrText>
            </w:r>
            <w:r>
              <w:rPr>
                <w:noProof/>
              </w:rPr>
            </w:r>
          </w:ins>
          <w:r>
            <w:rPr>
              <w:noProof/>
            </w:rPr>
            <w:fldChar w:fldCharType="separate"/>
          </w:r>
          <w:ins w:id="67" w:author="Andi Walther" w:date="2014-03-25T11:02:00Z">
            <w:r>
              <w:rPr>
                <w:noProof/>
              </w:rPr>
              <w:t>32</w:t>
            </w:r>
            <w:r>
              <w:rPr>
                <w:noProof/>
              </w:rPr>
              <w:fldChar w:fldCharType="end"/>
            </w:r>
          </w:ins>
        </w:p>
        <w:p w14:paraId="44DC0D20" w14:textId="77777777" w:rsidR="00910FBE" w:rsidRDefault="00910FBE">
          <w:pPr>
            <w:pStyle w:val="TOC3"/>
            <w:tabs>
              <w:tab w:val="right" w:leader="dot" w:pos="8630"/>
            </w:tabs>
            <w:rPr>
              <w:ins w:id="68" w:author="Andi Walther" w:date="2014-03-25T11:02:00Z"/>
              <w:noProof/>
              <w:lang w:eastAsia="ja-JP"/>
            </w:rPr>
          </w:pPr>
          <w:ins w:id="69" w:author="Andi Walther" w:date="2014-03-25T11:02:00Z">
            <w:r>
              <w:rPr>
                <w:noProof/>
              </w:rPr>
              <w:t>Reading Scaled SDS Data</w:t>
            </w:r>
            <w:r>
              <w:rPr>
                <w:noProof/>
              </w:rPr>
              <w:tab/>
            </w:r>
            <w:r>
              <w:rPr>
                <w:noProof/>
              </w:rPr>
              <w:fldChar w:fldCharType="begin"/>
            </w:r>
            <w:r>
              <w:rPr>
                <w:noProof/>
              </w:rPr>
              <w:instrText xml:space="preserve"> PAGEREF _Toc257364722 \h </w:instrText>
            </w:r>
            <w:r>
              <w:rPr>
                <w:noProof/>
              </w:rPr>
            </w:r>
          </w:ins>
          <w:r>
            <w:rPr>
              <w:noProof/>
            </w:rPr>
            <w:fldChar w:fldCharType="separate"/>
          </w:r>
          <w:ins w:id="70" w:author="Andi Walther" w:date="2014-03-25T11:02:00Z">
            <w:r>
              <w:rPr>
                <w:noProof/>
              </w:rPr>
              <w:t>33</w:t>
            </w:r>
            <w:r>
              <w:rPr>
                <w:noProof/>
              </w:rPr>
              <w:fldChar w:fldCharType="end"/>
            </w:r>
          </w:ins>
        </w:p>
        <w:p w14:paraId="48F0549C" w14:textId="77777777" w:rsidR="00910FBE" w:rsidRDefault="00910FBE">
          <w:pPr>
            <w:pStyle w:val="TOC1"/>
            <w:tabs>
              <w:tab w:val="right" w:leader="dot" w:pos="8630"/>
            </w:tabs>
            <w:rPr>
              <w:ins w:id="71" w:author="Andi Walther" w:date="2014-03-25T11:02:00Z"/>
              <w:noProof/>
              <w:lang w:eastAsia="ja-JP"/>
            </w:rPr>
          </w:pPr>
          <w:ins w:id="72" w:author="Andi Walther" w:date="2014-03-25T11:02:00Z">
            <w:r>
              <w:rPr>
                <w:noProof/>
              </w:rPr>
              <w:t>Algorithms</w:t>
            </w:r>
            <w:r>
              <w:rPr>
                <w:noProof/>
              </w:rPr>
              <w:tab/>
            </w:r>
            <w:r>
              <w:rPr>
                <w:noProof/>
              </w:rPr>
              <w:fldChar w:fldCharType="begin"/>
            </w:r>
            <w:r>
              <w:rPr>
                <w:noProof/>
              </w:rPr>
              <w:instrText xml:space="preserve"> PAGEREF _Toc257364723 \h </w:instrText>
            </w:r>
            <w:r>
              <w:rPr>
                <w:noProof/>
              </w:rPr>
            </w:r>
          </w:ins>
          <w:r>
            <w:rPr>
              <w:noProof/>
            </w:rPr>
            <w:fldChar w:fldCharType="separate"/>
          </w:r>
          <w:ins w:id="73" w:author="Andi Walther" w:date="2014-03-25T11:02:00Z">
            <w:r>
              <w:rPr>
                <w:noProof/>
              </w:rPr>
              <w:t>35</w:t>
            </w:r>
            <w:r>
              <w:rPr>
                <w:noProof/>
              </w:rPr>
              <w:fldChar w:fldCharType="end"/>
            </w:r>
          </w:ins>
        </w:p>
        <w:p w14:paraId="46EACDDF" w14:textId="77777777" w:rsidR="00910FBE" w:rsidRDefault="00910FBE">
          <w:pPr>
            <w:pStyle w:val="TOC2"/>
            <w:tabs>
              <w:tab w:val="right" w:leader="dot" w:pos="8630"/>
            </w:tabs>
            <w:rPr>
              <w:ins w:id="74" w:author="Andi Walther" w:date="2014-03-25T11:02:00Z"/>
              <w:noProof/>
              <w:lang w:eastAsia="ja-JP"/>
            </w:rPr>
          </w:pPr>
          <w:ins w:id="75" w:author="Andi Walther" w:date="2014-03-25T11:02:00Z">
            <w:r w:rsidRPr="00CF30EE">
              <w:rPr>
                <w:noProof/>
              </w:rPr>
              <w:t>Cloud Detection</w:t>
            </w:r>
            <w:r>
              <w:rPr>
                <w:noProof/>
              </w:rPr>
              <w:tab/>
            </w:r>
            <w:r>
              <w:rPr>
                <w:noProof/>
              </w:rPr>
              <w:fldChar w:fldCharType="begin"/>
            </w:r>
            <w:r>
              <w:rPr>
                <w:noProof/>
              </w:rPr>
              <w:instrText xml:space="preserve"> PAGEREF _Toc257364724 \h </w:instrText>
            </w:r>
            <w:r>
              <w:rPr>
                <w:noProof/>
              </w:rPr>
            </w:r>
          </w:ins>
          <w:r>
            <w:rPr>
              <w:noProof/>
            </w:rPr>
            <w:fldChar w:fldCharType="separate"/>
          </w:r>
          <w:ins w:id="76" w:author="Andi Walther" w:date="2014-03-25T11:02:00Z">
            <w:r>
              <w:rPr>
                <w:noProof/>
              </w:rPr>
              <w:t>35</w:t>
            </w:r>
            <w:r>
              <w:rPr>
                <w:noProof/>
              </w:rPr>
              <w:fldChar w:fldCharType="end"/>
            </w:r>
          </w:ins>
        </w:p>
        <w:p w14:paraId="38E8BEC0" w14:textId="77777777" w:rsidR="00910FBE" w:rsidRDefault="00910FBE">
          <w:pPr>
            <w:pStyle w:val="TOC2"/>
            <w:tabs>
              <w:tab w:val="right" w:leader="dot" w:pos="8630"/>
            </w:tabs>
            <w:rPr>
              <w:ins w:id="77" w:author="Andi Walther" w:date="2014-03-25T11:02:00Z"/>
              <w:noProof/>
              <w:lang w:eastAsia="ja-JP"/>
            </w:rPr>
          </w:pPr>
          <w:ins w:id="78" w:author="Andi Walther" w:date="2014-03-25T11:02:00Z">
            <w:r w:rsidRPr="00CF30EE">
              <w:rPr>
                <w:noProof/>
              </w:rPr>
              <w:t>Cloud Phase and Type Estimation</w:t>
            </w:r>
            <w:r>
              <w:rPr>
                <w:noProof/>
              </w:rPr>
              <w:tab/>
            </w:r>
            <w:r>
              <w:rPr>
                <w:noProof/>
              </w:rPr>
              <w:fldChar w:fldCharType="begin"/>
            </w:r>
            <w:r>
              <w:rPr>
                <w:noProof/>
              </w:rPr>
              <w:instrText xml:space="preserve"> PAGEREF _Toc257364725 \h </w:instrText>
            </w:r>
            <w:r>
              <w:rPr>
                <w:noProof/>
              </w:rPr>
            </w:r>
          </w:ins>
          <w:r>
            <w:rPr>
              <w:noProof/>
            </w:rPr>
            <w:fldChar w:fldCharType="separate"/>
          </w:r>
          <w:ins w:id="79" w:author="Andi Walther" w:date="2014-03-25T11:02:00Z">
            <w:r>
              <w:rPr>
                <w:noProof/>
              </w:rPr>
              <w:t>35</w:t>
            </w:r>
            <w:r>
              <w:rPr>
                <w:noProof/>
              </w:rPr>
              <w:fldChar w:fldCharType="end"/>
            </w:r>
          </w:ins>
        </w:p>
        <w:p w14:paraId="53EAA450" w14:textId="77777777" w:rsidR="00910FBE" w:rsidRDefault="00910FBE">
          <w:pPr>
            <w:pStyle w:val="TOC2"/>
            <w:tabs>
              <w:tab w:val="right" w:leader="dot" w:pos="8630"/>
            </w:tabs>
            <w:rPr>
              <w:ins w:id="80" w:author="Andi Walther" w:date="2014-03-25T11:02:00Z"/>
              <w:noProof/>
              <w:lang w:eastAsia="ja-JP"/>
            </w:rPr>
          </w:pPr>
          <w:ins w:id="81" w:author="Andi Walther" w:date="2014-03-25T11:02:00Z">
            <w:r>
              <w:rPr>
                <w:noProof/>
              </w:rPr>
              <w:t>AWG Cloud Height Algorithm (ACHA)</w:t>
            </w:r>
            <w:r>
              <w:rPr>
                <w:noProof/>
              </w:rPr>
              <w:tab/>
            </w:r>
            <w:r>
              <w:rPr>
                <w:noProof/>
              </w:rPr>
              <w:fldChar w:fldCharType="begin"/>
            </w:r>
            <w:r>
              <w:rPr>
                <w:noProof/>
              </w:rPr>
              <w:instrText xml:space="preserve"> PAGEREF _Toc257364726 \h </w:instrText>
            </w:r>
            <w:r>
              <w:rPr>
                <w:noProof/>
              </w:rPr>
            </w:r>
          </w:ins>
          <w:r>
            <w:rPr>
              <w:noProof/>
            </w:rPr>
            <w:fldChar w:fldCharType="separate"/>
          </w:r>
          <w:ins w:id="82" w:author="Andi Walther" w:date="2014-03-25T11:02:00Z">
            <w:r>
              <w:rPr>
                <w:noProof/>
              </w:rPr>
              <w:t>35</w:t>
            </w:r>
            <w:r>
              <w:rPr>
                <w:noProof/>
              </w:rPr>
              <w:fldChar w:fldCharType="end"/>
            </w:r>
          </w:ins>
        </w:p>
        <w:p w14:paraId="6BAE85B9" w14:textId="77777777" w:rsidR="00910FBE" w:rsidRDefault="00910FBE">
          <w:pPr>
            <w:pStyle w:val="TOC2"/>
            <w:tabs>
              <w:tab w:val="right" w:leader="dot" w:pos="8630"/>
            </w:tabs>
            <w:rPr>
              <w:ins w:id="83" w:author="Andi Walther" w:date="2014-03-25T11:02:00Z"/>
              <w:noProof/>
              <w:lang w:eastAsia="ja-JP"/>
            </w:rPr>
          </w:pPr>
          <w:ins w:id="84" w:author="Andi Walther" w:date="2014-03-25T11:02:00Z">
            <w:r w:rsidRPr="00CF30EE">
              <w:rPr>
                <w:noProof/>
              </w:rPr>
              <w:t>Daytime Cloud Optical and Microphysical Properties (DCOMP)</w:t>
            </w:r>
            <w:r>
              <w:rPr>
                <w:noProof/>
              </w:rPr>
              <w:tab/>
            </w:r>
            <w:r>
              <w:rPr>
                <w:noProof/>
              </w:rPr>
              <w:fldChar w:fldCharType="begin"/>
            </w:r>
            <w:r>
              <w:rPr>
                <w:noProof/>
              </w:rPr>
              <w:instrText xml:space="preserve"> PAGEREF _Toc257364727 \h </w:instrText>
            </w:r>
            <w:r>
              <w:rPr>
                <w:noProof/>
              </w:rPr>
            </w:r>
          </w:ins>
          <w:r>
            <w:rPr>
              <w:noProof/>
            </w:rPr>
            <w:fldChar w:fldCharType="separate"/>
          </w:r>
          <w:ins w:id="85" w:author="Andi Walther" w:date="2014-03-25T11:02:00Z">
            <w:r>
              <w:rPr>
                <w:noProof/>
              </w:rPr>
              <w:t>36</w:t>
            </w:r>
            <w:r>
              <w:rPr>
                <w:noProof/>
              </w:rPr>
              <w:fldChar w:fldCharType="end"/>
            </w:r>
          </w:ins>
        </w:p>
        <w:p w14:paraId="214D034B" w14:textId="77777777" w:rsidR="00910FBE" w:rsidRDefault="00910FBE">
          <w:pPr>
            <w:pStyle w:val="TOC1"/>
            <w:tabs>
              <w:tab w:val="right" w:leader="dot" w:pos="8630"/>
            </w:tabs>
            <w:rPr>
              <w:ins w:id="86" w:author="Andi Walther" w:date="2014-03-25T11:02:00Z"/>
              <w:noProof/>
              <w:lang w:eastAsia="ja-JP"/>
            </w:rPr>
          </w:pPr>
          <w:ins w:id="87" w:author="Andi Walther" w:date="2014-03-25T11:02:00Z">
            <w:r>
              <w:rPr>
                <w:noProof/>
              </w:rPr>
              <w:t>Product Examples</w:t>
            </w:r>
            <w:r>
              <w:rPr>
                <w:noProof/>
              </w:rPr>
              <w:tab/>
            </w:r>
            <w:r>
              <w:rPr>
                <w:noProof/>
              </w:rPr>
              <w:fldChar w:fldCharType="begin"/>
            </w:r>
            <w:r>
              <w:rPr>
                <w:noProof/>
              </w:rPr>
              <w:instrText xml:space="preserve"> PAGEREF _Toc257364728 \h </w:instrText>
            </w:r>
            <w:r>
              <w:rPr>
                <w:noProof/>
              </w:rPr>
            </w:r>
          </w:ins>
          <w:r>
            <w:rPr>
              <w:noProof/>
            </w:rPr>
            <w:fldChar w:fldCharType="separate"/>
          </w:r>
          <w:ins w:id="88" w:author="Andi Walther" w:date="2014-03-25T11:02:00Z">
            <w:r>
              <w:rPr>
                <w:noProof/>
              </w:rPr>
              <w:t>37</w:t>
            </w:r>
            <w:r>
              <w:rPr>
                <w:noProof/>
              </w:rPr>
              <w:fldChar w:fldCharType="end"/>
            </w:r>
          </w:ins>
        </w:p>
        <w:p w14:paraId="22841C1B" w14:textId="77777777" w:rsidR="00910FBE" w:rsidRDefault="00910FBE">
          <w:pPr>
            <w:pStyle w:val="TOC1"/>
            <w:tabs>
              <w:tab w:val="right" w:leader="dot" w:pos="8630"/>
            </w:tabs>
            <w:rPr>
              <w:ins w:id="89" w:author="Andi Walther" w:date="2014-03-25T11:02:00Z"/>
              <w:noProof/>
              <w:lang w:eastAsia="ja-JP"/>
            </w:rPr>
          </w:pPr>
          <w:ins w:id="90" w:author="Andi Walther" w:date="2014-03-25T11:02:00Z">
            <w:r w:rsidRPr="00CF30EE">
              <w:rPr>
                <w:noProof/>
              </w:rPr>
              <w:t>Ancillary Data Sets</w:t>
            </w:r>
            <w:r>
              <w:rPr>
                <w:noProof/>
              </w:rPr>
              <w:tab/>
            </w:r>
            <w:r>
              <w:rPr>
                <w:noProof/>
              </w:rPr>
              <w:fldChar w:fldCharType="begin"/>
            </w:r>
            <w:r>
              <w:rPr>
                <w:noProof/>
              </w:rPr>
              <w:instrText xml:space="preserve"> PAGEREF _Toc257364729 \h </w:instrText>
            </w:r>
            <w:r>
              <w:rPr>
                <w:noProof/>
              </w:rPr>
            </w:r>
          </w:ins>
          <w:r>
            <w:rPr>
              <w:noProof/>
            </w:rPr>
            <w:fldChar w:fldCharType="separate"/>
          </w:r>
          <w:ins w:id="91" w:author="Andi Walther" w:date="2014-03-25T11:02:00Z">
            <w:r>
              <w:rPr>
                <w:noProof/>
              </w:rPr>
              <w:t>48</w:t>
            </w:r>
            <w:r>
              <w:rPr>
                <w:noProof/>
              </w:rPr>
              <w:fldChar w:fldCharType="end"/>
            </w:r>
          </w:ins>
        </w:p>
        <w:p w14:paraId="4136F2B4" w14:textId="77777777" w:rsidR="00910FBE" w:rsidRDefault="00910FBE">
          <w:pPr>
            <w:pStyle w:val="TOC2"/>
            <w:tabs>
              <w:tab w:val="right" w:leader="dot" w:pos="8630"/>
            </w:tabs>
            <w:rPr>
              <w:ins w:id="92" w:author="Andi Walther" w:date="2014-03-25T11:02:00Z"/>
              <w:noProof/>
              <w:lang w:eastAsia="ja-JP"/>
            </w:rPr>
          </w:pPr>
          <w:ins w:id="93" w:author="Andi Walther" w:date="2014-03-25T11:02:00Z">
            <w:r>
              <w:rPr>
                <w:noProof/>
              </w:rPr>
              <w:t>NWP Data</w:t>
            </w:r>
            <w:r>
              <w:rPr>
                <w:noProof/>
              </w:rPr>
              <w:tab/>
            </w:r>
            <w:r>
              <w:rPr>
                <w:noProof/>
              </w:rPr>
              <w:fldChar w:fldCharType="begin"/>
            </w:r>
            <w:r>
              <w:rPr>
                <w:noProof/>
              </w:rPr>
              <w:instrText xml:space="preserve"> PAGEREF _Toc257364730 \h </w:instrText>
            </w:r>
            <w:r>
              <w:rPr>
                <w:noProof/>
              </w:rPr>
            </w:r>
          </w:ins>
          <w:r>
            <w:rPr>
              <w:noProof/>
            </w:rPr>
            <w:fldChar w:fldCharType="separate"/>
          </w:r>
          <w:ins w:id="94" w:author="Andi Walther" w:date="2014-03-25T11:02:00Z">
            <w:r>
              <w:rPr>
                <w:noProof/>
              </w:rPr>
              <w:t>48</w:t>
            </w:r>
            <w:r>
              <w:rPr>
                <w:noProof/>
              </w:rPr>
              <w:fldChar w:fldCharType="end"/>
            </w:r>
          </w:ins>
        </w:p>
        <w:p w14:paraId="7409B463" w14:textId="77777777" w:rsidR="00910FBE" w:rsidRDefault="00910FBE">
          <w:pPr>
            <w:pStyle w:val="TOC3"/>
            <w:tabs>
              <w:tab w:val="right" w:leader="dot" w:pos="8630"/>
            </w:tabs>
            <w:rPr>
              <w:ins w:id="95" w:author="Andi Walther" w:date="2014-03-25T11:02:00Z"/>
              <w:noProof/>
              <w:lang w:eastAsia="ja-JP"/>
            </w:rPr>
          </w:pPr>
          <w:ins w:id="96" w:author="Andi Walther" w:date="2014-03-25T11:02:00Z">
            <w:r>
              <w:rPr>
                <w:noProof/>
              </w:rPr>
              <w:t>GFS Grib Data</w:t>
            </w:r>
            <w:r>
              <w:rPr>
                <w:noProof/>
              </w:rPr>
              <w:tab/>
            </w:r>
            <w:r>
              <w:rPr>
                <w:noProof/>
              </w:rPr>
              <w:fldChar w:fldCharType="begin"/>
            </w:r>
            <w:r>
              <w:rPr>
                <w:noProof/>
              </w:rPr>
              <w:instrText xml:space="preserve"> PAGEREF _Toc257364731 \h </w:instrText>
            </w:r>
            <w:r>
              <w:rPr>
                <w:noProof/>
              </w:rPr>
            </w:r>
          </w:ins>
          <w:r>
            <w:rPr>
              <w:noProof/>
            </w:rPr>
            <w:fldChar w:fldCharType="separate"/>
          </w:r>
          <w:ins w:id="97" w:author="Andi Walther" w:date="2014-03-25T11:02:00Z">
            <w:r>
              <w:rPr>
                <w:noProof/>
              </w:rPr>
              <w:t>48</w:t>
            </w:r>
            <w:r>
              <w:rPr>
                <w:noProof/>
              </w:rPr>
              <w:fldChar w:fldCharType="end"/>
            </w:r>
          </w:ins>
        </w:p>
        <w:p w14:paraId="335A215E" w14:textId="77777777" w:rsidR="00910FBE" w:rsidRDefault="00910FBE">
          <w:pPr>
            <w:pStyle w:val="TOC3"/>
            <w:tabs>
              <w:tab w:val="right" w:leader="dot" w:pos="8630"/>
            </w:tabs>
            <w:rPr>
              <w:ins w:id="98" w:author="Andi Walther" w:date="2014-03-25T11:02:00Z"/>
              <w:noProof/>
              <w:lang w:eastAsia="ja-JP"/>
            </w:rPr>
          </w:pPr>
          <w:ins w:id="99" w:author="Andi Walther" w:date="2014-03-25T11:02:00Z">
            <w:r>
              <w:rPr>
                <w:noProof/>
              </w:rPr>
              <w:t>CFSR Reanalysis</w:t>
            </w:r>
            <w:r>
              <w:rPr>
                <w:noProof/>
              </w:rPr>
              <w:tab/>
            </w:r>
            <w:r>
              <w:rPr>
                <w:noProof/>
              </w:rPr>
              <w:fldChar w:fldCharType="begin"/>
            </w:r>
            <w:r>
              <w:rPr>
                <w:noProof/>
              </w:rPr>
              <w:instrText xml:space="preserve"> PAGEREF _Toc257364732 \h </w:instrText>
            </w:r>
            <w:r>
              <w:rPr>
                <w:noProof/>
              </w:rPr>
            </w:r>
          </w:ins>
          <w:r>
            <w:rPr>
              <w:noProof/>
            </w:rPr>
            <w:fldChar w:fldCharType="separate"/>
          </w:r>
          <w:ins w:id="100" w:author="Andi Walther" w:date="2014-03-25T11:02:00Z">
            <w:r>
              <w:rPr>
                <w:noProof/>
              </w:rPr>
              <w:t>48</w:t>
            </w:r>
            <w:r>
              <w:rPr>
                <w:noProof/>
              </w:rPr>
              <w:fldChar w:fldCharType="end"/>
            </w:r>
          </w:ins>
        </w:p>
        <w:p w14:paraId="23BEE01A" w14:textId="77777777" w:rsidR="00910FBE" w:rsidRDefault="00910FBE">
          <w:pPr>
            <w:pStyle w:val="TOC3"/>
            <w:tabs>
              <w:tab w:val="right" w:leader="dot" w:pos="8630"/>
            </w:tabs>
            <w:rPr>
              <w:ins w:id="101" w:author="Andi Walther" w:date="2014-03-25T11:02:00Z"/>
              <w:noProof/>
              <w:lang w:eastAsia="ja-JP"/>
            </w:rPr>
          </w:pPr>
          <w:ins w:id="102" w:author="Andi Walther" w:date="2014-03-25T11:02:00Z">
            <w:r>
              <w:rPr>
                <w:noProof/>
              </w:rPr>
              <w:t>NCEP Reanalysis</w:t>
            </w:r>
            <w:r>
              <w:rPr>
                <w:noProof/>
              </w:rPr>
              <w:tab/>
            </w:r>
            <w:r>
              <w:rPr>
                <w:noProof/>
              </w:rPr>
              <w:fldChar w:fldCharType="begin"/>
            </w:r>
            <w:r>
              <w:rPr>
                <w:noProof/>
              </w:rPr>
              <w:instrText xml:space="preserve"> PAGEREF _Toc257364733 \h </w:instrText>
            </w:r>
            <w:r>
              <w:rPr>
                <w:noProof/>
              </w:rPr>
            </w:r>
          </w:ins>
          <w:r>
            <w:rPr>
              <w:noProof/>
            </w:rPr>
            <w:fldChar w:fldCharType="separate"/>
          </w:r>
          <w:ins w:id="103" w:author="Andi Walther" w:date="2014-03-25T11:02:00Z">
            <w:r>
              <w:rPr>
                <w:noProof/>
              </w:rPr>
              <w:t>49</w:t>
            </w:r>
            <w:r>
              <w:rPr>
                <w:noProof/>
              </w:rPr>
              <w:fldChar w:fldCharType="end"/>
            </w:r>
          </w:ins>
        </w:p>
        <w:p w14:paraId="6CA80DD3" w14:textId="77777777" w:rsidR="00910FBE" w:rsidRDefault="00910FBE">
          <w:pPr>
            <w:pStyle w:val="TOC2"/>
            <w:tabs>
              <w:tab w:val="right" w:leader="dot" w:pos="8630"/>
            </w:tabs>
            <w:rPr>
              <w:ins w:id="104" w:author="Andi Walther" w:date="2014-03-25T11:02:00Z"/>
              <w:noProof/>
              <w:lang w:eastAsia="ja-JP"/>
            </w:rPr>
          </w:pPr>
          <w:ins w:id="105" w:author="Andi Walther" w:date="2014-03-25T11:02:00Z">
            <w:r>
              <w:rPr>
                <w:noProof/>
              </w:rPr>
              <w:t>Daily SST Analysis Fields</w:t>
            </w:r>
            <w:r>
              <w:rPr>
                <w:noProof/>
              </w:rPr>
              <w:tab/>
            </w:r>
            <w:r>
              <w:rPr>
                <w:noProof/>
              </w:rPr>
              <w:fldChar w:fldCharType="begin"/>
            </w:r>
            <w:r>
              <w:rPr>
                <w:noProof/>
              </w:rPr>
              <w:instrText xml:space="preserve"> PAGEREF _Toc257364734 \h </w:instrText>
            </w:r>
            <w:r>
              <w:rPr>
                <w:noProof/>
              </w:rPr>
            </w:r>
          </w:ins>
          <w:r>
            <w:rPr>
              <w:noProof/>
            </w:rPr>
            <w:fldChar w:fldCharType="separate"/>
          </w:r>
          <w:ins w:id="106" w:author="Andi Walther" w:date="2014-03-25T11:02:00Z">
            <w:r>
              <w:rPr>
                <w:noProof/>
              </w:rPr>
              <w:t>49</w:t>
            </w:r>
            <w:r>
              <w:rPr>
                <w:noProof/>
              </w:rPr>
              <w:fldChar w:fldCharType="end"/>
            </w:r>
          </w:ins>
        </w:p>
        <w:p w14:paraId="06274354" w14:textId="77777777" w:rsidR="00910FBE" w:rsidRDefault="00910FBE">
          <w:pPr>
            <w:pStyle w:val="TOC3"/>
            <w:tabs>
              <w:tab w:val="right" w:leader="dot" w:pos="8630"/>
            </w:tabs>
            <w:rPr>
              <w:ins w:id="107" w:author="Andi Walther" w:date="2014-03-25T11:02:00Z"/>
              <w:noProof/>
              <w:lang w:eastAsia="ja-JP"/>
            </w:rPr>
          </w:pPr>
          <w:ins w:id="108" w:author="Andi Walther" w:date="2014-03-25T11:02:00Z">
            <w:r w:rsidRPr="00CF30EE">
              <w:rPr>
                <w:noProof/>
              </w:rPr>
              <w:t>Surface Emissivity</w:t>
            </w:r>
            <w:r>
              <w:rPr>
                <w:noProof/>
              </w:rPr>
              <w:tab/>
            </w:r>
            <w:r>
              <w:rPr>
                <w:noProof/>
              </w:rPr>
              <w:fldChar w:fldCharType="begin"/>
            </w:r>
            <w:r>
              <w:rPr>
                <w:noProof/>
              </w:rPr>
              <w:instrText xml:space="preserve"> PAGEREF _Toc257364735 \h </w:instrText>
            </w:r>
            <w:r>
              <w:rPr>
                <w:noProof/>
              </w:rPr>
            </w:r>
          </w:ins>
          <w:r>
            <w:rPr>
              <w:noProof/>
            </w:rPr>
            <w:fldChar w:fldCharType="separate"/>
          </w:r>
          <w:ins w:id="109" w:author="Andi Walther" w:date="2014-03-25T11:02:00Z">
            <w:r>
              <w:rPr>
                <w:noProof/>
              </w:rPr>
              <w:t>50</w:t>
            </w:r>
            <w:r>
              <w:rPr>
                <w:noProof/>
              </w:rPr>
              <w:fldChar w:fldCharType="end"/>
            </w:r>
          </w:ins>
        </w:p>
        <w:p w14:paraId="2B4EA1BE" w14:textId="77777777" w:rsidR="00910FBE" w:rsidRDefault="00910FBE">
          <w:pPr>
            <w:pStyle w:val="TOC3"/>
            <w:tabs>
              <w:tab w:val="right" w:leader="dot" w:pos="8630"/>
            </w:tabs>
            <w:rPr>
              <w:ins w:id="110" w:author="Andi Walther" w:date="2014-03-25T11:02:00Z"/>
              <w:noProof/>
              <w:lang w:eastAsia="ja-JP"/>
            </w:rPr>
          </w:pPr>
          <w:ins w:id="111" w:author="Andi Walther" w:date="2014-03-25T11:02:00Z">
            <w:r w:rsidRPr="00CF30EE">
              <w:rPr>
                <w:noProof/>
              </w:rPr>
              <w:t>UMD Surface and Vegetation Type</w:t>
            </w:r>
            <w:r>
              <w:rPr>
                <w:noProof/>
              </w:rPr>
              <w:tab/>
            </w:r>
            <w:r>
              <w:rPr>
                <w:noProof/>
              </w:rPr>
              <w:fldChar w:fldCharType="begin"/>
            </w:r>
            <w:r>
              <w:rPr>
                <w:noProof/>
              </w:rPr>
              <w:instrText xml:space="preserve"> PAGEREF _Toc257364736 \h </w:instrText>
            </w:r>
            <w:r>
              <w:rPr>
                <w:noProof/>
              </w:rPr>
            </w:r>
          </w:ins>
          <w:r>
            <w:rPr>
              <w:noProof/>
            </w:rPr>
            <w:fldChar w:fldCharType="separate"/>
          </w:r>
          <w:ins w:id="112" w:author="Andi Walther" w:date="2014-03-25T11:02:00Z">
            <w:r>
              <w:rPr>
                <w:noProof/>
              </w:rPr>
              <w:t>50</w:t>
            </w:r>
            <w:r>
              <w:rPr>
                <w:noProof/>
              </w:rPr>
              <w:fldChar w:fldCharType="end"/>
            </w:r>
          </w:ins>
        </w:p>
        <w:p w14:paraId="029FC0A8" w14:textId="77777777" w:rsidR="00910FBE" w:rsidRDefault="00910FBE">
          <w:pPr>
            <w:pStyle w:val="TOC3"/>
            <w:tabs>
              <w:tab w:val="right" w:leader="dot" w:pos="8630"/>
            </w:tabs>
            <w:rPr>
              <w:ins w:id="113" w:author="Andi Walther" w:date="2014-03-25T11:02:00Z"/>
              <w:noProof/>
              <w:lang w:eastAsia="ja-JP"/>
            </w:rPr>
          </w:pPr>
          <w:ins w:id="114" w:author="Andi Walther" w:date="2014-03-25T11:02:00Z">
            <w:r w:rsidRPr="00CF30EE">
              <w:rPr>
                <w:noProof/>
              </w:rPr>
              <w:t>Land Mask</w:t>
            </w:r>
            <w:r>
              <w:rPr>
                <w:noProof/>
              </w:rPr>
              <w:tab/>
            </w:r>
            <w:r>
              <w:rPr>
                <w:noProof/>
              </w:rPr>
              <w:fldChar w:fldCharType="begin"/>
            </w:r>
            <w:r>
              <w:rPr>
                <w:noProof/>
              </w:rPr>
              <w:instrText xml:space="preserve"> PAGEREF _Toc257364737 \h </w:instrText>
            </w:r>
            <w:r>
              <w:rPr>
                <w:noProof/>
              </w:rPr>
            </w:r>
          </w:ins>
          <w:r>
            <w:rPr>
              <w:noProof/>
            </w:rPr>
            <w:fldChar w:fldCharType="separate"/>
          </w:r>
          <w:ins w:id="115" w:author="Andi Walther" w:date="2014-03-25T11:02:00Z">
            <w:r>
              <w:rPr>
                <w:noProof/>
              </w:rPr>
              <w:t>50</w:t>
            </w:r>
            <w:r>
              <w:rPr>
                <w:noProof/>
              </w:rPr>
              <w:fldChar w:fldCharType="end"/>
            </w:r>
          </w:ins>
        </w:p>
        <w:p w14:paraId="45AE9D36" w14:textId="77777777" w:rsidR="00910FBE" w:rsidRDefault="00910FBE">
          <w:pPr>
            <w:pStyle w:val="TOC3"/>
            <w:tabs>
              <w:tab w:val="right" w:leader="dot" w:pos="8630"/>
            </w:tabs>
            <w:rPr>
              <w:ins w:id="116" w:author="Andi Walther" w:date="2014-03-25T11:02:00Z"/>
              <w:noProof/>
              <w:lang w:eastAsia="ja-JP"/>
            </w:rPr>
          </w:pPr>
          <w:ins w:id="117" w:author="Andi Walther" w:date="2014-03-25T11:02:00Z">
            <w:r w:rsidRPr="00CF30EE">
              <w:rPr>
                <w:noProof/>
              </w:rPr>
              <w:t>Surface Elevation</w:t>
            </w:r>
            <w:r>
              <w:rPr>
                <w:noProof/>
              </w:rPr>
              <w:tab/>
            </w:r>
            <w:r>
              <w:rPr>
                <w:noProof/>
              </w:rPr>
              <w:fldChar w:fldCharType="begin"/>
            </w:r>
            <w:r>
              <w:rPr>
                <w:noProof/>
              </w:rPr>
              <w:instrText xml:space="preserve"> PAGEREF _Toc257364738 \h </w:instrText>
            </w:r>
            <w:r>
              <w:rPr>
                <w:noProof/>
              </w:rPr>
            </w:r>
          </w:ins>
          <w:r>
            <w:rPr>
              <w:noProof/>
            </w:rPr>
            <w:fldChar w:fldCharType="separate"/>
          </w:r>
          <w:ins w:id="118" w:author="Andi Walther" w:date="2014-03-25T11:02:00Z">
            <w:r>
              <w:rPr>
                <w:noProof/>
              </w:rPr>
              <w:t>51</w:t>
            </w:r>
            <w:r>
              <w:rPr>
                <w:noProof/>
              </w:rPr>
              <w:fldChar w:fldCharType="end"/>
            </w:r>
          </w:ins>
        </w:p>
        <w:p w14:paraId="56D1F297" w14:textId="77777777" w:rsidR="00910FBE" w:rsidRDefault="00910FBE">
          <w:pPr>
            <w:pStyle w:val="TOC3"/>
            <w:tabs>
              <w:tab w:val="right" w:leader="dot" w:pos="8630"/>
            </w:tabs>
            <w:rPr>
              <w:ins w:id="119" w:author="Andi Walther" w:date="2014-03-25T11:02:00Z"/>
              <w:noProof/>
              <w:lang w:eastAsia="ja-JP"/>
            </w:rPr>
          </w:pPr>
          <w:ins w:id="120" w:author="Andi Walther" w:date="2014-03-25T11:02:00Z">
            <w:r w:rsidRPr="00CF30EE">
              <w:rPr>
                <w:noProof/>
              </w:rPr>
              <w:t>Coast Mask</w:t>
            </w:r>
            <w:r>
              <w:rPr>
                <w:noProof/>
              </w:rPr>
              <w:tab/>
            </w:r>
            <w:r>
              <w:rPr>
                <w:noProof/>
              </w:rPr>
              <w:fldChar w:fldCharType="begin"/>
            </w:r>
            <w:r>
              <w:rPr>
                <w:noProof/>
              </w:rPr>
              <w:instrText xml:space="preserve"> PAGEREF _Toc257364739 \h </w:instrText>
            </w:r>
            <w:r>
              <w:rPr>
                <w:noProof/>
              </w:rPr>
            </w:r>
          </w:ins>
          <w:r>
            <w:rPr>
              <w:noProof/>
            </w:rPr>
            <w:fldChar w:fldCharType="separate"/>
          </w:r>
          <w:ins w:id="121" w:author="Andi Walther" w:date="2014-03-25T11:02:00Z">
            <w:r>
              <w:rPr>
                <w:noProof/>
              </w:rPr>
              <w:t>51</w:t>
            </w:r>
            <w:r>
              <w:rPr>
                <w:noProof/>
              </w:rPr>
              <w:fldChar w:fldCharType="end"/>
            </w:r>
          </w:ins>
        </w:p>
        <w:p w14:paraId="4F5470C2" w14:textId="77777777" w:rsidR="00910FBE" w:rsidRDefault="00910FBE">
          <w:pPr>
            <w:pStyle w:val="TOC3"/>
            <w:tabs>
              <w:tab w:val="right" w:leader="dot" w:pos="8630"/>
            </w:tabs>
            <w:rPr>
              <w:ins w:id="122" w:author="Andi Walther" w:date="2014-03-25T11:02:00Z"/>
              <w:noProof/>
              <w:lang w:eastAsia="ja-JP"/>
            </w:rPr>
          </w:pPr>
          <w:ins w:id="123" w:author="Andi Walther" w:date="2014-03-25T11:02:00Z">
            <w:r w:rsidRPr="00CF30EE">
              <w:rPr>
                <w:noProof/>
              </w:rPr>
              <w:t>Volcano Mask</w:t>
            </w:r>
            <w:r>
              <w:rPr>
                <w:noProof/>
              </w:rPr>
              <w:tab/>
            </w:r>
            <w:r>
              <w:rPr>
                <w:noProof/>
              </w:rPr>
              <w:fldChar w:fldCharType="begin"/>
            </w:r>
            <w:r>
              <w:rPr>
                <w:noProof/>
              </w:rPr>
              <w:instrText xml:space="preserve"> PAGEREF _Toc257364740 \h </w:instrText>
            </w:r>
            <w:r>
              <w:rPr>
                <w:noProof/>
              </w:rPr>
            </w:r>
          </w:ins>
          <w:r>
            <w:rPr>
              <w:noProof/>
            </w:rPr>
            <w:fldChar w:fldCharType="separate"/>
          </w:r>
          <w:ins w:id="124" w:author="Andi Walther" w:date="2014-03-25T11:02:00Z">
            <w:r>
              <w:rPr>
                <w:noProof/>
              </w:rPr>
              <w:t>51</w:t>
            </w:r>
            <w:r>
              <w:rPr>
                <w:noProof/>
              </w:rPr>
              <w:fldChar w:fldCharType="end"/>
            </w:r>
          </w:ins>
        </w:p>
        <w:p w14:paraId="75769D83" w14:textId="77777777" w:rsidR="00910FBE" w:rsidRDefault="00910FBE">
          <w:pPr>
            <w:pStyle w:val="TOC3"/>
            <w:tabs>
              <w:tab w:val="right" w:leader="dot" w:pos="8630"/>
            </w:tabs>
            <w:rPr>
              <w:ins w:id="125" w:author="Andi Walther" w:date="2014-03-25T11:02:00Z"/>
              <w:noProof/>
              <w:lang w:eastAsia="ja-JP"/>
            </w:rPr>
          </w:pPr>
          <w:ins w:id="126" w:author="Andi Walther" w:date="2014-03-25T11:02:00Z">
            <w:r w:rsidRPr="00CF30EE">
              <w:rPr>
                <w:noProof/>
              </w:rPr>
              <w:t>Snow and Ice Mask</w:t>
            </w:r>
            <w:r>
              <w:rPr>
                <w:noProof/>
              </w:rPr>
              <w:tab/>
            </w:r>
            <w:r>
              <w:rPr>
                <w:noProof/>
              </w:rPr>
              <w:fldChar w:fldCharType="begin"/>
            </w:r>
            <w:r>
              <w:rPr>
                <w:noProof/>
              </w:rPr>
              <w:instrText xml:space="preserve"> PAGEREF _Toc257364741 \h </w:instrText>
            </w:r>
            <w:r>
              <w:rPr>
                <w:noProof/>
              </w:rPr>
            </w:r>
          </w:ins>
          <w:r>
            <w:rPr>
              <w:noProof/>
            </w:rPr>
            <w:fldChar w:fldCharType="separate"/>
          </w:r>
          <w:ins w:id="127" w:author="Andi Walther" w:date="2014-03-25T11:02:00Z">
            <w:r>
              <w:rPr>
                <w:noProof/>
              </w:rPr>
              <w:t>52</w:t>
            </w:r>
            <w:r>
              <w:rPr>
                <w:noProof/>
              </w:rPr>
              <w:fldChar w:fldCharType="end"/>
            </w:r>
          </w:ins>
        </w:p>
        <w:p w14:paraId="62859F07" w14:textId="77777777" w:rsidR="00C00AAB" w:rsidDel="00910FBE" w:rsidRDefault="00C00AAB">
          <w:pPr>
            <w:pStyle w:val="TOC1"/>
            <w:tabs>
              <w:tab w:val="right" w:leader="dot" w:pos="8630"/>
            </w:tabs>
            <w:rPr>
              <w:del w:id="128" w:author="Andi Walther" w:date="2014-03-25T11:02:00Z"/>
              <w:noProof/>
              <w:sz w:val="22"/>
              <w:szCs w:val="22"/>
            </w:rPr>
          </w:pPr>
          <w:del w:id="129" w:author="Andi Walther" w:date="2014-03-25T11:02:00Z">
            <w:r w:rsidRPr="00910FBE" w:rsidDel="00910FBE">
              <w:rPr>
                <w:noProof/>
                <w:rPrChange w:id="130" w:author="Andi Walther" w:date="2014-03-25T11:02:00Z">
                  <w:rPr>
                    <w:rStyle w:val="Hyperlink"/>
                    <w:noProof/>
                  </w:rPr>
                </w:rPrChange>
              </w:rPr>
              <w:delText>Introduction to CLAVR-x</w:delText>
            </w:r>
            <w:r w:rsidDel="00910FBE">
              <w:rPr>
                <w:noProof/>
                <w:webHidden/>
              </w:rPr>
              <w:tab/>
            </w:r>
            <w:r w:rsidR="0065576D" w:rsidDel="00910FBE">
              <w:rPr>
                <w:noProof/>
                <w:webHidden/>
              </w:rPr>
              <w:delText>4</w:delText>
            </w:r>
          </w:del>
        </w:p>
        <w:p w14:paraId="3B32B3DF" w14:textId="77777777" w:rsidR="00C00AAB" w:rsidDel="00910FBE" w:rsidRDefault="00C00AAB">
          <w:pPr>
            <w:pStyle w:val="TOC1"/>
            <w:tabs>
              <w:tab w:val="right" w:leader="dot" w:pos="8630"/>
            </w:tabs>
            <w:rPr>
              <w:del w:id="131" w:author="Andi Walther" w:date="2014-03-25T11:02:00Z"/>
              <w:noProof/>
              <w:sz w:val="22"/>
              <w:szCs w:val="22"/>
            </w:rPr>
          </w:pPr>
          <w:del w:id="132" w:author="Andi Walther" w:date="2014-03-25T11:02:00Z">
            <w:r w:rsidRPr="00910FBE" w:rsidDel="00910FBE">
              <w:rPr>
                <w:noProof/>
                <w:rPrChange w:id="133" w:author="Andi Walther" w:date="2014-03-25T11:02:00Z">
                  <w:rPr>
                    <w:rStyle w:val="Hyperlink"/>
                    <w:noProof/>
                  </w:rPr>
                </w:rPrChange>
              </w:rPr>
              <w:delText>Description of the CLAVR-x Processing System</w:delText>
            </w:r>
            <w:r w:rsidDel="00910FBE">
              <w:rPr>
                <w:noProof/>
                <w:webHidden/>
              </w:rPr>
              <w:tab/>
            </w:r>
            <w:r w:rsidR="0065576D" w:rsidDel="00910FBE">
              <w:rPr>
                <w:noProof/>
                <w:webHidden/>
              </w:rPr>
              <w:delText>4</w:delText>
            </w:r>
          </w:del>
        </w:p>
        <w:p w14:paraId="232B542B" w14:textId="77777777" w:rsidR="00C00AAB" w:rsidDel="00910FBE" w:rsidRDefault="00C00AAB">
          <w:pPr>
            <w:pStyle w:val="TOC1"/>
            <w:tabs>
              <w:tab w:val="right" w:leader="dot" w:pos="8630"/>
            </w:tabs>
            <w:rPr>
              <w:del w:id="134" w:author="Andi Walther" w:date="2014-03-25T11:02:00Z"/>
              <w:noProof/>
              <w:sz w:val="22"/>
              <w:szCs w:val="22"/>
            </w:rPr>
          </w:pPr>
          <w:del w:id="135" w:author="Andi Walther" w:date="2014-03-25T11:02:00Z">
            <w:r w:rsidRPr="00910FBE" w:rsidDel="00910FBE">
              <w:rPr>
                <w:noProof/>
                <w:rPrChange w:id="136" w:author="Andi Walther" w:date="2014-03-25T11:02:00Z">
                  <w:rPr>
                    <w:rStyle w:val="Hyperlink"/>
                    <w:noProof/>
                  </w:rPr>
                </w:rPrChange>
              </w:rPr>
              <w:delText>User Input in CLAVR-x</w:delText>
            </w:r>
            <w:r w:rsidDel="00910FBE">
              <w:rPr>
                <w:noProof/>
                <w:webHidden/>
              </w:rPr>
              <w:tab/>
            </w:r>
            <w:r w:rsidR="0065576D" w:rsidDel="00910FBE">
              <w:rPr>
                <w:noProof/>
                <w:webHidden/>
              </w:rPr>
              <w:delText>5</w:delText>
            </w:r>
          </w:del>
        </w:p>
        <w:p w14:paraId="5048CD83" w14:textId="77777777" w:rsidR="00C00AAB" w:rsidDel="00910FBE" w:rsidRDefault="00C00AAB">
          <w:pPr>
            <w:pStyle w:val="TOC2"/>
            <w:tabs>
              <w:tab w:val="right" w:leader="dot" w:pos="8630"/>
            </w:tabs>
            <w:rPr>
              <w:del w:id="137" w:author="Andi Walther" w:date="2014-03-25T11:02:00Z"/>
              <w:noProof/>
              <w:sz w:val="22"/>
              <w:szCs w:val="22"/>
            </w:rPr>
          </w:pPr>
          <w:del w:id="138" w:author="Andi Walther" w:date="2014-03-25T11:02:00Z">
            <w:r w:rsidRPr="00910FBE" w:rsidDel="00910FBE">
              <w:rPr>
                <w:noProof/>
                <w:rPrChange w:id="139" w:author="Andi Walther" w:date="2014-03-25T11:02:00Z">
                  <w:rPr>
                    <w:rStyle w:val="Hyperlink"/>
                    <w:noProof/>
                  </w:rPr>
                </w:rPrChange>
              </w:rPr>
              <w:delText>The CLAVRXORB File-List Run Control File</w:delText>
            </w:r>
            <w:r w:rsidDel="00910FBE">
              <w:rPr>
                <w:noProof/>
                <w:webHidden/>
              </w:rPr>
              <w:tab/>
            </w:r>
            <w:r w:rsidR="0065576D" w:rsidDel="00910FBE">
              <w:rPr>
                <w:noProof/>
                <w:webHidden/>
              </w:rPr>
              <w:delText>6</w:delText>
            </w:r>
          </w:del>
        </w:p>
        <w:p w14:paraId="1400F6E8" w14:textId="77777777" w:rsidR="00C00AAB" w:rsidDel="00910FBE" w:rsidRDefault="00C00AAB">
          <w:pPr>
            <w:pStyle w:val="TOC3"/>
            <w:tabs>
              <w:tab w:val="right" w:leader="dot" w:pos="8630"/>
            </w:tabs>
            <w:rPr>
              <w:del w:id="140" w:author="Andi Walther" w:date="2014-03-25T11:02:00Z"/>
              <w:noProof/>
              <w:sz w:val="22"/>
              <w:szCs w:val="22"/>
            </w:rPr>
          </w:pPr>
          <w:del w:id="141" w:author="Andi Walther" w:date="2014-03-25T11:02:00Z">
            <w:r w:rsidRPr="00910FBE" w:rsidDel="00910FBE">
              <w:rPr>
                <w:noProof/>
                <w:rPrChange w:id="142" w:author="Andi Walther" w:date="2014-03-25T11:02:00Z">
                  <w:rPr>
                    <w:rStyle w:val="Hyperlink"/>
                    <w:noProof/>
                  </w:rPr>
                </w:rPrChange>
              </w:rPr>
              <w:delText>AVHRR Level-1b File Name Convention</w:delText>
            </w:r>
            <w:r w:rsidDel="00910FBE">
              <w:rPr>
                <w:noProof/>
                <w:webHidden/>
              </w:rPr>
              <w:tab/>
            </w:r>
            <w:r w:rsidR="0065576D" w:rsidDel="00910FBE">
              <w:rPr>
                <w:noProof/>
                <w:webHidden/>
              </w:rPr>
              <w:delText>7</w:delText>
            </w:r>
          </w:del>
        </w:p>
        <w:p w14:paraId="040CCD5E" w14:textId="77777777" w:rsidR="00C00AAB" w:rsidDel="00910FBE" w:rsidRDefault="00C00AAB">
          <w:pPr>
            <w:pStyle w:val="TOC3"/>
            <w:tabs>
              <w:tab w:val="right" w:leader="dot" w:pos="8630"/>
            </w:tabs>
            <w:rPr>
              <w:del w:id="143" w:author="Andi Walther" w:date="2014-03-25T11:02:00Z"/>
              <w:noProof/>
              <w:sz w:val="22"/>
              <w:szCs w:val="22"/>
            </w:rPr>
          </w:pPr>
          <w:del w:id="144" w:author="Andi Walther" w:date="2014-03-25T11:02:00Z">
            <w:r w:rsidRPr="00910FBE" w:rsidDel="00910FBE">
              <w:rPr>
                <w:noProof/>
                <w:rPrChange w:id="145" w:author="Andi Walther" w:date="2014-03-25T11:02:00Z">
                  <w:rPr>
                    <w:rStyle w:val="Hyperlink"/>
                    <w:noProof/>
                  </w:rPr>
                </w:rPrChange>
              </w:rPr>
              <w:delText>VIIRS Level-1b File Name Convention</w:delText>
            </w:r>
            <w:r w:rsidDel="00910FBE">
              <w:rPr>
                <w:noProof/>
                <w:webHidden/>
              </w:rPr>
              <w:tab/>
            </w:r>
            <w:r w:rsidR="0065576D" w:rsidDel="00910FBE">
              <w:rPr>
                <w:noProof/>
                <w:webHidden/>
              </w:rPr>
              <w:delText>7</w:delText>
            </w:r>
          </w:del>
        </w:p>
        <w:p w14:paraId="7A2F53A1" w14:textId="77777777" w:rsidR="00C00AAB" w:rsidDel="00910FBE" w:rsidRDefault="00C00AAB">
          <w:pPr>
            <w:pStyle w:val="TOC3"/>
            <w:tabs>
              <w:tab w:val="right" w:leader="dot" w:pos="8630"/>
            </w:tabs>
            <w:rPr>
              <w:del w:id="146" w:author="Andi Walther" w:date="2014-03-25T11:02:00Z"/>
              <w:noProof/>
              <w:sz w:val="22"/>
              <w:szCs w:val="22"/>
            </w:rPr>
          </w:pPr>
          <w:del w:id="147" w:author="Andi Walther" w:date="2014-03-25T11:02:00Z">
            <w:r w:rsidRPr="00910FBE" w:rsidDel="00910FBE">
              <w:rPr>
                <w:noProof/>
                <w:rPrChange w:id="148" w:author="Andi Walther" w:date="2014-03-25T11:02:00Z">
                  <w:rPr>
                    <w:rStyle w:val="Hyperlink"/>
                    <w:noProof/>
                  </w:rPr>
                </w:rPrChange>
              </w:rPr>
              <w:delText>GOES, MSG, MTSAT, FY2D, COMS File Name Conventions</w:delText>
            </w:r>
            <w:r w:rsidDel="00910FBE">
              <w:rPr>
                <w:noProof/>
                <w:webHidden/>
              </w:rPr>
              <w:tab/>
            </w:r>
            <w:r w:rsidR="0065576D" w:rsidDel="00910FBE">
              <w:rPr>
                <w:noProof/>
                <w:webHidden/>
              </w:rPr>
              <w:delText>7</w:delText>
            </w:r>
          </w:del>
        </w:p>
        <w:p w14:paraId="04A84872" w14:textId="77777777" w:rsidR="00C00AAB" w:rsidDel="00910FBE" w:rsidRDefault="00C00AAB">
          <w:pPr>
            <w:pStyle w:val="TOC3"/>
            <w:tabs>
              <w:tab w:val="right" w:leader="dot" w:pos="8630"/>
            </w:tabs>
            <w:rPr>
              <w:del w:id="149" w:author="Andi Walther" w:date="2014-03-25T11:02:00Z"/>
              <w:noProof/>
              <w:sz w:val="22"/>
              <w:szCs w:val="22"/>
            </w:rPr>
          </w:pPr>
          <w:del w:id="150" w:author="Andi Walther" w:date="2014-03-25T11:02:00Z">
            <w:r w:rsidRPr="00910FBE" w:rsidDel="00910FBE">
              <w:rPr>
                <w:noProof/>
                <w:rPrChange w:id="151" w:author="Andi Walther" w:date="2014-03-25T11:02:00Z">
                  <w:rPr>
                    <w:rStyle w:val="Hyperlink"/>
                    <w:noProof/>
                  </w:rPr>
                </w:rPrChange>
              </w:rPr>
              <w:delText>MODIS 1km Level1b File Name Conventions</w:delText>
            </w:r>
            <w:r w:rsidDel="00910FBE">
              <w:rPr>
                <w:noProof/>
                <w:webHidden/>
              </w:rPr>
              <w:tab/>
            </w:r>
            <w:r w:rsidR="0065576D" w:rsidDel="00910FBE">
              <w:rPr>
                <w:noProof/>
                <w:webHidden/>
              </w:rPr>
              <w:delText>7</w:delText>
            </w:r>
          </w:del>
        </w:p>
        <w:p w14:paraId="46EFE1C1" w14:textId="77777777" w:rsidR="00C00AAB" w:rsidDel="00910FBE" w:rsidRDefault="00C00AAB">
          <w:pPr>
            <w:pStyle w:val="TOC3"/>
            <w:tabs>
              <w:tab w:val="right" w:leader="dot" w:pos="8630"/>
            </w:tabs>
            <w:rPr>
              <w:del w:id="152" w:author="Andi Walther" w:date="2014-03-25T11:02:00Z"/>
              <w:noProof/>
              <w:sz w:val="22"/>
              <w:szCs w:val="22"/>
            </w:rPr>
          </w:pPr>
          <w:del w:id="153" w:author="Andi Walther" w:date="2014-03-25T11:02:00Z">
            <w:r w:rsidRPr="00910FBE" w:rsidDel="00910FBE">
              <w:rPr>
                <w:noProof/>
                <w:rPrChange w:id="154" w:author="Andi Walther" w:date="2014-03-25T11:02:00Z">
                  <w:rPr>
                    <w:rStyle w:val="Hyperlink"/>
                    <w:noProof/>
                  </w:rPr>
                </w:rPrChange>
              </w:rPr>
              <w:delText>MODIS 5km Level1b File Name Conventions.</w:delText>
            </w:r>
            <w:r w:rsidDel="00910FBE">
              <w:rPr>
                <w:noProof/>
                <w:webHidden/>
              </w:rPr>
              <w:tab/>
            </w:r>
            <w:r w:rsidR="0065576D" w:rsidDel="00910FBE">
              <w:rPr>
                <w:noProof/>
                <w:webHidden/>
              </w:rPr>
              <w:delText>7</w:delText>
            </w:r>
          </w:del>
        </w:p>
        <w:p w14:paraId="7BB4869F" w14:textId="77777777" w:rsidR="00C00AAB" w:rsidDel="00910FBE" w:rsidRDefault="00C00AAB">
          <w:pPr>
            <w:pStyle w:val="TOC2"/>
            <w:tabs>
              <w:tab w:val="right" w:leader="dot" w:pos="8630"/>
            </w:tabs>
            <w:rPr>
              <w:del w:id="155" w:author="Andi Walther" w:date="2014-03-25T11:02:00Z"/>
              <w:noProof/>
              <w:sz w:val="22"/>
              <w:szCs w:val="22"/>
            </w:rPr>
          </w:pPr>
          <w:del w:id="156" w:author="Andi Walther" w:date="2014-03-25T11:02:00Z">
            <w:r w:rsidRPr="00910FBE" w:rsidDel="00910FBE">
              <w:rPr>
                <w:noProof/>
                <w:rPrChange w:id="157" w:author="Andi Walther" w:date="2014-03-25T11:02:00Z">
                  <w:rPr>
                    <w:rStyle w:val="Hyperlink"/>
                    <w:noProof/>
                  </w:rPr>
                </w:rPrChange>
              </w:rPr>
              <w:delText>The CLAVRXORB Default-Options Run-Control File</w:delText>
            </w:r>
            <w:r w:rsidDel="00910FBE">
              <w:rPr>
                <w:noProof/>
                <w:webHidden/>
              </w:rPr>
              <w:tab/>
            </w:r>
            <w:r w:rsidR="0065576D" w:rsidDel="00910FBE">
              <w:rPr>
                <w:noProof/>
                <w:webHidden/>
              </w:rPr>
              <w:delText>7</w:delText>
            </w:r>
          </w:del>
        </w:p>
        <w:p w14:paraId="579D75F9" w14:textId="77777777" w:rsidR="00C00AAB" w:rsidDel="00910FBE" w:rsidRDefault="00C00AAB">
          <w:pPr>
            <w:pStyle w:val="TOC1"/>
            <w:tabs>
              <w:tab w:val="right" w:leader="dot" w:pos="8630"/>
            </w:tabs>
            <w:rPr>
              <w:del w:id="158" w:author="Andi Walther" w:date="2014-03-25T11:02:00Z"/>
              <w:noProof/>
              <w:sz w:val="22"/>
              <w:szCs w:val="22"/>
            </w:rPr>
          </w:pPr>
          <w:del w:id="159" w:author="Andi Walther" w:date="2014-03-25T11:02:00Z">
            <w:r w:rsidRPr="00910FBE" w:rsidDel="00910FBE">
              <w:rPr>
                <w:noProof/>
                <w:rPrChange w:id="160" w:author="Andi Walther" w:date="2014-03-25T11:02:00Z">
                  <w:rPr>
                    <w:rStyle w:val="Hyperlink"/>
                    <w:noProof/>
                  </w:rPr>
                </w:rPrChange>
              </w:rPr>
              <w:delText>Level-1b Input Files</w:delText>
            </w:r>
            <w:r w:rsidDel="00910FBE">
              <w:rPr>
                <w:noProof/>
                <w:webHidden/>
              </w:rPr>
              <w:tab/>
            </w:r>
            <w:r w:rsidR="0065576D" w:rsidDel="00910FBE">
              <w:rPr>
                <w:noProof/>
                <w:webHidden/>
              </w:rPr>
              <w:delText>16</w:delText>
            </w:r>
          </w:del>
        </w:p>
        <w:p w14:paraId="4EC3C72B" w14:textId="77777777" w:rsidR="00C00AAB" w:rsidDel="00910FBE" w:rsidRDefault="00C00AAB">
          <w:pPr>
            <w:pStyle w:val="TOC2"/>
            <w:tabs>
              <w:tab w:val="right" w:leader="dot" w:pos="8630"/>
            </w:tabs>
            <w:rPr>
              <w:del w:id="161" w:author="Andi Walther" w:date="2014-03-25T11:02:00Z"/>
              <w:noProof/>
              <w:sz w:val="22"/>
              <w:szCs w:val="22"/>
            </w:rPr>
          </w:pPr>
          <w:del w:id="162" w:author="Andi Walther" w:date="2014-03-25T11:02:00Z">
            <w:r w:rsidRPr="00910FBE" w:rsidDel="00910FBE">
              <w:rPr>
                <w:noProof/>
                <w:rPrChange w:id="163" w:author="Andi Walther" w:date="2014-03-25T11:02:00Z">
                  <w:rPr>
                    <w:rStyle w:val="Hyperlink"/>
                    <w:noProof/>
                  </w:rPr>
                </w:rPrChange>
              </w:rPr>
              <w:delText>AVHRR</w:delText>
            </w:r>
            <w:r w:rsidDel="00910FBE">
              <w:rPr>
                <w:noProof/>
                <w:webHidden/>
              </w:rPr>
              <w:tab/>
            </w:r>
            <w:r w:rsidR="0065576D" w:rsidDel="00910FBE">
              <w:rPr>
                <w:noProof/>
                <w:webHidden/>
              </w:rPr>
              <w:delText>16</w:delText>
            </w:r>
          </w:del>
        </w:p>
        <w:p w14:paraId="47BCA42C" w14:textId="77777777" w:rsidR="00C00AAB" w:rsidDel="00910FBE" w:rsidRDefault="00C00AAB">
          <w:pPr>
            <w:pStyle w:val="TOC2"/>
            <w:tabs>
              <w:tab w:val="right" w:leader="dot" w:pos="8630"/>
            </w:tabs>
            <w:rPr>
              <w:del w:id="164" w:author="Andi Walther" w:date="2014-03-25T11:02:00Z"/>
              <w:noProof/>
              <w:sz w:val="22"/>
              <w:szCs w:val="22"/>
            </w:rPr>
          </w:pPr>
          <w:del w:id="165" w:author="Andi Walther" w:date="2014-03-25T11:02:00Z">
            <w:r w:rsidRPr="00910FBE" w:rsidDel="00910FBE">
              <w:rPr>
                <w:noProof/>
                <w:rPrChange w:id="166" w:author="Andi Walther" w:date="2014-03-25T11:02:00Z">
                  <w:rPr>
                    <w:rStyle w:val="Hyperlink"/>
                    <w:noProof/>
                  </w:rPr>
                </w:rPrChange>
              </w:rPr>
              <w:delText>GOES-Imager</w:delText>
            </w:r>
            <w:r w:rsidDel="00910FBE">
              <w:rPr>
                <w:noProof/>
                <w:webHidden/>
              </w:rPr>
              <w:tab/>
            </w:r>
            <w:r w:rsidR="0065576D" w:rsidDel="00910FBE">
              <w:rPr>
                <w:noProof/>
                <w:webHidden/>
              </w:rPr>
              <w:delText>16</w:delText>
            </w:r>
          </w:del>
        </w:p>
        <w:p w14:paraId="2AF306E0" w14:textId="77777777" w:rsidR="00C00AAB" w:rsidDel="00910FBE" w:rsidRDefault="00C00AAB">
          <w:pPr>
            <w:pStyle w:val="TOC2"/>
            <w:tabs>
              <w:tab w:val="right" w:leader="dot" w:pos="8630"/>
            </w:tabs>
            <w:rPr>
              <w:del w:id="167" w:author="Andi Walther" w:date="2014-03-25T11:02:00Z"/>
              <w:noProof/>
              <w:sz w:val="22"/>
              <w:szCs w:val="22"/>
            </w:rPr>
          </w:pPr>
          <w:del w:id="168" w:author="Andi Walther" w:date="2014-03-25T11:02:00Z">
            <w:r w:rsidRPr="00910FBE" w:rsidDel="00910FBE">
              <w:rPr>
                <w:noProof/>
                <w:rPrChange w:id="169" w:author="Andi Walther" w:date="2014-03-25T11:02:00Z">
                  <w:rPr>
                    <w:rStyle w:val="Hyperlink"/>
                    <w:noProof/>
                  </w:rPr>
                </w:rPrChange>
              </w:rPr>
              <w:delText>MODIS</w:delText>
            </w:r>
            <w:r w:rsidDel="00910FBE">
              <w:rPr>
                <w:noProof/>
                <w:webHidden/>
              </w:rPr>
              <w:tab/>
            </w:r>
            <w:r w:rsidR="0065576D" w:rsidDel="00910FBE">
              <w:rPr>
                <w:noProof/>
                <w:webHidden/>
              </w:rPr>
              <w:delText>16</w:delText>
            </w:r>
          </w:del>
        </w:p>
        <w:p w14:paraId="485B7F83" w14:textId="77777777" w:rsidR="00C00AAB" w:rsidDel="00910FBE" w:rsidRDefault="00C00AAB">
          <w:pPr>
            <w:pStyle w:val="TOC2"/>
            <w:tabs>
              <w:tab w:val="right" w:leader="dot" w:pos="8630"/>
            </w:tabs>
            <w:rPr>
              <w:del w:id="170" w:author="Andi Walther" w:date="2014-03-25T11:02:00Z"/>
              <w:noProof/>
              <w:sz w:val="22"/>
              <w:szCs w:val="22"/>
            </w:rPr>
          </w:pPr>
          <w:del w:id="171" w:author="Andi Walther" w:date="2014-03-25T11:02:00Z">
            <w:r w:rsidRPr="00910FBE" w:rsidDel="00910FBE">
              <w:rPr>
                <w:noProof/>
                <w:rPrChange w:id="172" w:author="Andi Walther" w:date="2014-03-25T11:02:00Z">
                  <w:rPr>
                    <w:rStyle w:val="Hyperlink"/>
                    <w:noProof/>
                  </w:rPr>
                </w:rPrChange>
              </w:rPr>
              <w:delText>VIIRS</w:delText>
            </w:r>
            <w:r w:rsidDel="00910FBE">
              <w:rPr>
                <w:noProof/>
                <w:webHidden/>
              </w:rPr>
              <w:tab/>
            </w:r>
            <w:r w:rsidR="0065576D" w:rsidDel="00910FBE">
              <w:rPr>
                <w:noProof/>
                <w:webHidden/>
              </w:rPr>
              <w:delText>16</w:delText>
            </w:r>
          </w:del>
        </w:p>
        <w:p w14:paraId="7937B102" w14:textId="77777777" w:rsidR="00C00AAB" w:rsidDel="00910FBE" w:rsidRDefault="00C00AAB">
          <w:pPr>
            <w:pStyle w:val="TOC1"/>
            <w:tabs>
              <w:tab w:val="right" w:leader="dot" w:pos="8630"/>
            </w:tabs>
            <w:rPr>
              <w:del w:id="173" w:author="Andi Walther" w:date="2014-03-25T11:02:00Z"/>
              <w:noProof/>
              <w:sz w:val="22"/>
              <w:szCs w:val="22"/>
            </w:rPr>
          </w:pPr>
          <w:del w:id="174" w:author="Andi Walther" w:date="2014-03-25T11:02:00Z">
            <w:r w:rsidRPr="00910FBE" w:rsidDel="00910FBE">
              <w:rPr>
                <w:noProof/>
                <w:rPrChange w:id="175" w:author="Andi Walther" w:date="2014-03-25T11:02:00Z">
                  <w:rPr>
                    <w:rStyle w:val="Hyperlink"/>
                    <w:noProof/>
                  </w:rPr>
                </w:rPrChange>
              </w:rPr>
              <w:delText>Level-2 Output File</w:delText>
            </w:r>
            <w:r w:rsidDel="00910FBE">
              <w:rPr>
                <w:noProof/>
                <w:webHidden/>
              </w:rPr>
              <w:tab/>
            </w:r>
            <w:r w:rsidR="0065576D" w:rsidDel="00910FBE">
              <w:rPr>
                <w:noProof/>
                <w:webHidden/>
              </w:rPr>
              <w:delText>16</w:delText>
            </w:r>
          </w:del>
        </w:p>
        <w:p w14:paraId="688E938F" w14:textId="77777777" w:rsidR="00C00AAB" w:rsidDel="00910FBE" w:rsidRDefault="00C00AAB">
          <w:pPr>
            <w:pStyle w:val="TOC2"/>
            <w:tabs>
              <w:tab w:val="right" w:leader="dot" w:pos="8630"/>
            </w:tabs>
            <w:rPr>
              <w:del w:id="176" w:author="Andi Walther" w:date="2014-03-25T11:02:00Z"/>
              <w:noProof/>
              <w:sz w:val="22"/>
              <w:szCs w:val="22"/>
            </w:rPr>
          </w:pPr>
          <w:del w:id="177" w:author="Andi Walther" w:date="2014-03-25T11:02:00Z">
            <w:r w:rsidRPr="00910FBE" w:rsidDel="00910FBE">
              <w:rPr>
                <w:noProof/>
                <w:rPrChange w:id="178" w:author="Andi Walther" w:date="2014-03-25T11:02:00Z">
                  <w:rPr>
                    <w:rStyle w:val="Hyperlink"/>
                    <w:noProof/>
                  </w:rPr>
                </w:rPrChange>
              </w:rPr>
              <w:delText>The Level-2 Include File</w:delText>
            </w:r>
            <w:r w:rsidDel="00910FBE">
              <w:rPr>
                <w:noProof/>
                <w:webHidden/>
              </w:rPr>
              <w:tab/>
            </w:r>
            <w:r w:rsidR="0065576D" w:rsidDel="00910FBE">
              <w:rPr>
                <w:noProof/>
                <w:webHidden/>
              </w:rPr>
              <w:delText>17</w:delText>
            </w:r>
          </w:del>
        </w:p>
        <w:p w14:paraId="40BFBC47" w14:textId="77777777" w:rsidR="00C00AAB" w:rsidDel="00910FBE" w:rsidRDefault="00C00AAB">
          <w:pPr>
            <w:pStyle w:val="TOC2"/>
            <w:tabs>
              <w:tab w:val="right" w:leader="dot" w:pos="8630"/>
            </w:tabs>
            <w:rPr>
              <w:del w:id="179" w:author="Andi Walther" w:date="2014-03-25T11:02:00Z"/>
              <w:noProof/>
              <w:sz w:val="22"/>
              <w:szCs w:val="22"/>
            </w:rPr>
          </w:pPr>
          <w:del w:id="180" w:author="Andi Walther" w:date="2014-03-25T11:02:00Z">
            <w:r w:rsidRPr="00910FBE" w:rsidDel="00910FBE">
              <w:rPr>
                <w:noProof/>
                <w:rPrChange w:id="181" w:author="Andi Walther" w:date="2014-03-25T11:02:00Z">
                  <w:rPr>
                    <w:rStyle w:val="Hyperlink"/>
                    <w:noProof/>
                  </w:rPr>
                </w:rPrChange>
              </w:rPr>
              <w:delText>Level-2 File Contents</w:delText>
            </w:r>
            <w:r w:rsidDel="00910FBE">
              <w:rPr>
                <w:noProof/>
                <w:webHidden/>
              </w:rPr>
              <w:tab/>
            </w:r>
            <w:r w:rsidR="0065576D" w:rsidDel="00910FBE">
              <w:rPr>
                <w:noProof/>
                <w:webHidden/>
              </w:rPr>
              <w:delText>17</w:delText>
            </w:r>
          </w:del>
        </w:p>
        <w:p w14:paraId="16A6B5C7" w14:textId="77777777" w:rsidR="00C00AAB" w:rsidDel="00910FBE" w:rsidRDefault="00C00AAB">
          <w:pPr>
            <w:pStyle w:val="TOC3"/>
            <w:tabs>
              <w:tab w:val="right" w:leader="dot" w:pos="8630"/>
            </w:tabs>
            <w:rPr>
              <w:del w:id="182" w:author="Andi Walther" w:date="2014-03-25T11:02:00Z"/>
              <w:noProof/>
              <w:sz w:val="22"/>
              <w:szCs w:val="22"/>
            </w:rPr>
          </w:pPr>
          <w:del w:id="183" w:author="Andi Walther" w:date="2014-03-25T11:02:00Z">
            <w:r w:rsidRPr="00910FBE" w:rsidDel="00910FBE">
              <w:rPr>
                <w:noProof/>
                <w:rPrChange w:id="184" w:author="Andi Walther" w:date="2014-03-25T11:02:00Z">
                  <w:rPr>
                    <w:rStyle w:val="Hyperlink"/>
                    <w:noProof/>
                  </w:rPr>
                </w:rPrChange>
              </w:rPr>
              <w:delText>Level-2 Attributes.</w:delText>
            </w:r>
            <w:r w:rsidDel="00910FBE">
              <w:rPr>
                <w:noProof/>
                <w:webHidden/>
              </w:rPr>
              <w:tab/>
            </w:r>
            <w:r w:rsidR="0065576D" w:rsidDel="00910FBE">
              <w:rPr>
                <w:noProof/>
                <w:webHidden/>
              </w:rPr>
              <w:delText>29</w:delText>
            </w:r>
          </w:del>
        </w:p>
        <w:p w14:paraId="14985FCC" w14:textId="77777777" w:rsidR="00C00AAB" w:rsidDel="00910FBE" w:rsidRDefault="00C00AAB">
          <w:pPr>
            <w:pStyle w:val="TOC2"/>
            <w:tabs>
              <w:tab w:val="right" w:leader="dot" w:pos="8630"/>
            </w:tabs>
            <w:rPr>
              <w:del w:id="185" w:author="Andi Walther" w:date="2014-03-25T11:02:00Z"/>
              <w:noProof/>
              <w:sz w:val="22"/>
              <w:szCs w:val="22"/>
            </w:rPr>
          </w:pPr>
          <w:del w:id="186" w:author="Andi Walther" w:date="2014-03-25T11:02:00Z">
            <w:r w:rsidRPr="00910FBE" w:rsidDel="00910FBE">
              <w:rPr>
                <w:noProof/>
                <w:rPrChange w:id="187" w:author="Andi Walther" w:date="2014-03-25T11:02:00Z">
                  <w:rPr>
                    <w:rStyle w:val="Hyperlink"/>
                    <w:noProof/>
                  </w:rPr>
                </w:rPrChange>
              </w:rPr>
              <w:delText>Reading SDS  Data from Level-2 Files</w:delText>
            </w:r>
            <w:r w:rsidDel="00910FBE">
              <w:rPr>
                <w:noProof/>
                <w:webHidden/>
              </w:rPr>
              <w:tab/>
            </w:r>
            <w:r w:rsidR="0065576D" w:rsidDel="00910FBE">
              <w:rPr>
                <w:noProof/>
                <w:webHidden/>
              </w:rPr>
              <w:delText>31</w:delText>
            </w:r>
          </w:del>
        </w:p>
        <w:p w14:paraId="349FDA0B" w14:textId="77777777" w:rsidR="00C00AAB" w:rsidDel="00910FBE" w:rsidRDefault="00C00AAB">
          <w:pPr>
            <w:pStyle w:val="TOC3"/>
            <w:tabs>
              <w:tab w:val="right" w:leader="dot" w:pos="8630"/>
            </w:tabs>
            <w:rPr>
              <w:del w:id="188" w:author="Andi Walther" w:date="2014-03-25T11:02:00Z"/>
              <w:noProof/>
              <w:sz w:val="22"/>
              <w:szCs w:val="22"/>
            </w:rPr>
          </w:pPr>
          <w:del w:id="189" w:author="Andi Walther" w:date="2014-03-25T11:02:00Z">
            <w:r w:rsidRPr="00910FBE" w:rsidDel="00910FBE">
              <w:rPr>
                <w:noProof/>
                <w:rPrChange w:id="190" w:author="Andi Walther" w:date="2014-03-25T11:02:00Z">
                  <w:rPr>
                    <w:rStyle w:val="Hyperlink"/>
                    <w:noProof/>
                  </w:rPr>
                </w:rPrChange>
              </w:rPr>
              <w:delText>Reading Unscaled Data</w:delText>
            </w:r>
            <w:r w:rsidDel="00910FBE">
              <w:rPr>
                <w:noProof/>
                <w:webHidden/>
              </w:rPr>
              <w:tab/>
            </w:r>
            <w:r w:rsidR="0065576D" w:rsidDel="00910FBE">
              <w:rPr>
                <w:noProof/>
                <w:webHidden/>
              </w:rPr>
              <w:delText>31</w:delText>
            </w:r>
          </w:del>
        </w:p>
        <w:p w14:paraId="737CB607" w14:textId="77777777" w:rsidR="00C00AAB" w:rsidDel="00910FBE" w:rsidRDefault="00C00AAB">
          <w:pPr>
            <w:pStyle w:val="TOC3"/>
            <w:tabs>
              <w:tab w:val="right" w:leader="dot" w:pos="8630"/>
            </w:tabs>
            <w:rPr>
              <w:del w:id="191" w:author="Andi Walther" w:date="2014-03-25T11:02:00Z"/>
              <w:noProof/>
              <w:sz w:val="22"/>
              <w:szCs w:val="22"/>
            </w:rPr>
          </w:pPr>
          <w:del w:id="192" w:author="Andi Walther" w:date="2014-03-25T11:02:00Z">
            <w:r w:rsidRPr="00910FBE" w:rsidDel="00910FBE">
              <w:rPr>
                <w:noProof/>
                <w:rPrChange w:id="193" w:author="Andi Walther" w:date="2014-03-25T11:02:00Z">
                  <w:rPr>
                    <w:rStyle w:val="Hyperlink"/>
                    <w:noProof/>
                  </w:rPr>
                </w:rPrChange>
              </w:rPr>
              <w:delText>Reading Scaled SDS Data</w:delText>
            </w:r>
            <w:r w:rsidDel="00910FBE">
              <w:rPr>
                <w:noProof/>
                <w:webHidden/>
              </w:rPr>
              <w:tab/>
            </w:r>
            <w:r w:rsidR="0065576D" w:rsidDel="00910FBE">
              <w:rPr>
                <w:noProof/>
                <w:webHidden/>
              </w:rPr>
              <w:delText>32</w:delText>
            </w:r>
          </w:del>
        </w:p>
        <w:p w14:paraId="1260292D" w14:textId="77777777" w:rsidR="00C00AAB" w:rsidDel="00910FBE" w:rsidRDefault="00C00AAB">
          <w:pPr>
            <w:pStyle w:val="TOC1"/>
            <w:tabs>
              <w:tab w:val="right" w:leader="dot" w:pos="8630"/>
            </w:tabs>
            <w:rPr>
              <w:del w:id="194" w:author="Andi Walther" w:date="2014-03-25T11:02:00Z"/>
              <w:noProof/>
              <w:sz w:val="22"/>
              <w:szCs w:val="22"/>
            </w:rPr>
          </w:pPr>
          <w:del w:id="195" w:author="Andi Walther" w:date="2014-03-25T11:02:00Z">
            <w:r w:rsidRPr="00910FBE" w:rsidDel="00910FBE">
              <w:rPr>
                <w:noProof/>
                <w:rPrChange w:id="196" w:author="Andi Walther" w:date="2014-03-25T11:02:00Z">
                  <w:rPr>
                    <w:rStyle w:val="Hyperlink"/>
                    <w:noProof/>
                  </w:rPr>
                </w:rPrChange>
              </w:rPr>
              <w:delText>Algorithms</w:delText>
            </w:r>
            <w:r w:rsidDel="00910FBE">
              <w:rPr>
                <w:noProof/>
                <w:webHidden/>
              </w:rPr>
              <w:tab/>
            </w:r>
            <w:r w:rsidR="0065576D" w:rsidDel="00910FBE">
              <w:rPr>
                <w:noProof/>
                <w:webHidden/>
              </w:rPr>
              <w:delText>34</w:delText>
            </w:r>
          </w:del>
        </w:p>
        <w:p w14:paraId="0E1855ED" w14:textId="77777777" w:rsidR="00C00AAB" w:rsidDel="00910FBE" w:rsidRDefault="00C00AAB">
          <w:pPr>
            <w:pStyle w:val="TOC2"/>
            <w:tabs>
              <w:tab w:val="right" w:leader="dot" w:pos="8630"/>
            </w:tabs>
            <w:rPr>
              <w:del w:id="197" w:author="Andi Walther" w:date="2014-03-25T11:02:00Z"/>
              <w:noProof/>
              <w:sz w:val="22"/>
              <w:szCs w:val="22"/>
            </w:rPr>
          </w:pPr>
          <w:del w:id="198" w:author="Andi Walther" w:date="2014-03-25T11:02:00Z">
            <w:r w:rsidRPr="00910FBE" w:rsidDel="00910FBE">
              <w:rPr>
                <w:noProof/>
                <w:rPrChange w:id="199" w:author="Andi Walther" w:date="2014-03-25T11:02:00Z">
                  <w:rPr>
                    <w:rStyle w:val="Hyperlink"/>
                    <w:noProof/>
                  </w:rPr>
                </w:rPrChange>
              </w:rPr>
              <w:delText>Cloud Detection</w:delText>
            </w:r>
            <w:r w:rsidDel="00910FBE">
              <w:rPr>
                <w:noProof/>
                <w:webHidden/>
              </w:rPr>
              <w:tab/>
            </w:r>
            <w:r w:rsidR="0065576D" w:rsidDel="00910FBE">
              <w:rPr>
                <w:noProof/>
                <w:webHidden/>
              </w:rPr>
              <w:delText>34</w:delText>
            </w:r>
          </w:del>
        </w:p>
        <w:p w14:paraId="56A52FE0" w14:textId="77777777" w:rsidR="00C00AAB" w:rsidDel="00910FBE" w:rsidRDefault="00C00AAB">
          <w:pPr>
            <w:pStyle w:val="TOC2"/>
            <w:tabs>
              <w:tab w:val="right" w:leader="dot" w:pos="8630"/>
            </w:tabs>
            <w:rPr>
              <w:del w:id="200" w:author="Andi Walther" w:date="2014-03-25T11:02:00Z"/>
              <w:noProof/>
              <w:sz w:val="22"/>
              <w:szCs w:val="22"/>
            </w:rPr>
          </w:pPr>
          <w:del w:id="201" w:author="Andi Walther" w:date="2014-03-25T11:02:00Z">
            <w:r w:rsidRPr="00910FBE" w:rsidDel="00910FBE">
              <w:rPr>
                <w:noProof/>
                <w:rPrChange w:id="202" w:author="Andi Walther" w:date="2014-03-25T11:02:00Z">
                  <w:rPr>
                    <w:rStyle w:val="Hyperlink"/>
                    <w:noProof/>
                  </w:rPr>
                </w:rPrChange>
              </w:rPr>
              <w:delText>Cloud Phase and Type Estimation</w:delText>
            </w:r>
            <w:r w:rsidDel="00910FBE">
              <w:rPr>
                <w:noProof/>
                <w:webHidden/>
              </w:rPr>
              <w:tab/>
            </w:r>
            <w:r w:rsidR="0065576D" w:rsidDel="00910FBE">
              <w:rPr>
                <w:noProof/>
                <w:webHidden/>
              </w:rPr>
              <w:delText>34</w:delText>
            </w:r>
          </w:del>
        </w:p>
        <w:p w14:paraId="1A2A88DB" w14:textId="77777777" w:rsidR="00C00AAB" w:rsidDel="00910FBE" w:rsidRDefault="00C00AAB">
          <w:pPr>
            <w:pStyle w:val="TOC2"/>
            <w:tabs>
              <w:tab w:val="right" w:leader="dot" w:pos="8630"/>
            </w:tabs>
            <w:rPr>
              <w:del w:id="203" w:author="Andi Walther" w:date="2014-03-25T11:02:00Z"/>
              <w:noProof/>
              <w:sz w:val="22"/>
              <w:szCs w:val="22"/>
            </w:rPr>
          </w:pPr>
          <w:del w:id="204" w:author="Andi Walther" w:date="2014-03-25T11:02:00Z">
            <w:r w:rsidRPr="00910FBE" w:rsidDel="00910FBE">
              <w:rPr>
                <w:noProof/>
                <w:rPrChange w:id="205" w:author="Andi Walther" w:date="2014-03-25T11:02:00Z">
                  <w:rPr>
                    <w:rStyle w:val="Hyperlink"/>
                    <w:noProof/>
                  </w:rPr>
                </w:rPrChange>
              </w:rPr>
              <w:delText>AWG Cloud Height Algorithm (ACHA)</w:delText>
            </w:r>
            <w:r w:rsidDel="00910FBE">
              <w:rPr>
                <w:noProof/>
                <w:webHidden/>
              </w:rPr>
              <w:tab/>
            </w:r>
            <w:r w:rsidR="0065576D" w:rsidDel="00910FBE">
              <w:rPr>
                <w:noProof/>
                <w:webHidden/>
              </w:rPr>
              <w:delText>34</w:delText>
            </w:r>
          </w:del>
        </w:p>
        <w:p w14:paraId="6CD10349" w14:textId="77777777" w:rsidR="00C00AAB" w:rsidDel="00910FBE" w:rsidRDefault="00C00AAB">
          <w:pPr>
            <w:pStyle w:val="TOC2"/>
            <w:tabs>
              <w:tab w:val="right" w:leader="dot" w:pos="8630"/>
            </w:tabs>
            <w:rPr>
              <w:del w:id="206" w:author="Andi Walther" w:date="2014-03-25T11:02:00Z"/>
              <w:noProof/>
              <w:sz w:val="22"/>
              <w:szCs w:val="22"/>
            </w:rPr>
          </w:pPr>
          <w:del w:id="207" w:author="Andi Walther" w:date="2014-03-25T11:02:00Z">
            <w:r w:rsidRPr="00910FBE" w:rsidDel="00910FBE">
              <w:rPr>
                <w:noProof/>
                <w:rPrChange w:id="208" w:author="Andi Walther" w:date="2014-03-25T11:02:00Z">
                  <w:rPr>
                    <w:rStyle w:val="Hyperlink"/>
                    <w:noProof/>
                  </w:rPr>
                </w:rPrChange>
              </w:rPr>
              <w:delText>Daytime Cloud Optical and Microphysical Properties (DCOMP)</w:delText>
            </w:r>
            <w:r w:rsidDel="00910FBE">
              <w:rPr>
                <w:noProof/>
                <w:webHidden/>
              </w:rPr>
              <w:tab/>
            </w:r>
            <w:r w:rsidR="0065576D" w:rsidDel="00910FBE">
              <w:rPr>
                <w:noProof/>
                <w:webHidden/>
              </w:rPr>
              <w:delText>35</w:delText>
            </w:r>
          </w:del>
        </w:p>
        <w:p w14:paraId="2977FD89" w14:textId="77777777" w:rsidR="00C00AAB" w:rsidDel="00910FBE" w:rsidRDefault="00C00AAB">
          <w:pPr>
            <w:pStyle w:val="TOC1"/>
            <w:tabs>
              <w:tab w:val="right" w:leader="dot" w:pos="8630"/>
            </w:tabs>
            <w:rPr>
              <w:del w:id="209" w:author="Andi Walther" w:date="2014-03-25T11:02:00Z"/>
              <w:noProof/>
              <w:sz w:val="22"/>
              <w:szCs w:val="22"/>
            </w:rPr>
          </w:pPr>
          <w:del w:id="210" w:author="Andi Walther" w:date="2014-03-25T11:02:00Z">
            <w:r w:rsidRPr="00910FBE" w:rsidDel="00910FBE">
              <w:rPr>
                <w:noProof/>
                <w:rPrChange w:id="211" w:author="Andi Walther" w:date="2014-03-25T11:02:00Z">
                  <w:rPr>
                    <w:rStyle w:val="Hyperlink"/>
                    <w:noProof/>
                  </w:rPr>
                </w:rPrChange>
              </w:rPr>
              <w:delText>Product Examples</w:delText>
            </w:r>
            <w:r w:rsidDel="00910FBE">
              <w:rPr>
                <w:noProof/>
                <w:webHidden/>
              </w:rPr>
              <w:tab/>
            </w:r>
            <w:r w:rsidR="0065576D" w:rsidDel="00910FBE">
              <w:rPr>
                <w:noProof/>
                <w:webHidden/>
              </w:rPr>
              <w:delText>36</w:delText>
            </w:r>
          </w:del>
        </w:p>
        <w:p w14:paraId="7B46278A" w14:textId="77777777" w:rsidR="00C00AAB" w:rsidDel="00910FBE" w:rsidRDefault="00C00AAB">
          <w:pPr>
            <w:pStyle w:val="TOC1"/>
            <w:tabs>
              <w:tab w:val="right" w:leader="dot" w:pos="8630"/>
            </w:tabs>
            <w:rPr>
              <w:del w:id="212" w:author="Andi Walther" w:date="2014-03-25T11:02:00Z"/>
              <w:noProof/>
              <w:sz w:val="22"/>
              <w:szCs w:val="22"/>
            </w:rPr>
          </w:pPr>
          <w:del w:id="213" w:author="Andi Walther" w:date="2014-03-25T11:02:00Z">
            <w:r w:rsidRPr="00910FBE" w:rsidDel="00910FBE">
              <w:rPr>
                <w:noProof/>
                <w:rPrChange w:id="214" w:author="Andi Walther" w:date="2014-03-25T11:02:00Z">
                  <w:rPr>
                    <w:rStyle w:val="Hyperlink"/>
                    <w:noProof/>
                  </w:rPr>
                </w:rPrChange>
              </w:rPr>
              <w:delText>Ancillary Data Sets</w:delText>
            </w:r>
            <w:r w:rsidDel="00910FBE">
              <w:rPr>
                <w:noProof/>
                <w:webHidden/>
              </w:rPr>
              <w:tab/>
            </w:r>
            <w:r w:rsidR="0065576D" w:rsidDel="00910FBE">
              <w:rPr>
                <w:noProof/>
                <w:webHidden/>
              </w:rPr>
              <w:delText>47</w:delText>
            </w:r>
          </w:del>
        </w:p>
        <w:p w14:paraId="4D67D0DE" w14:textId="77777777" w:rsidR="00C00AAB" w:rsidDel="00910FBE" w:rsidRDefault="00C00AAB">
          <w:pPr>
            <w:pStyle w:val="TOC2"/>
            <w:tabs>
              <w:tab w:val="right" w:leader="dot" w:pos="8630"/>
            </w:tabs>
            <w:rPr>
              <w:del w:id="215" w:author="Andi Walther" w:date="2014-03-25T11:02:00Z"/>
              <w:noProof/>
              <w:sz w:val="22"/>
              <w:szCs w:val="22"/>
            </w:rPr>
          </w:pPr>
          <w:del w:id="216" w:author="Andi Walther" w:date="2014-03-25T11:02:00Z">
            <w:r w:rsidRPr="00910FBE" w:rsidDel="00910FBE">
              <w:rPr>
                <w:noProof/>
                <w:rPrChange w:id="217" w:author="Andi Walther" w:date="2014-03-25T11:02:00Z">
                  <w:rPr>
                    <w:rStyle w:val="Hyperlink"/>
                    <w:noProof/>
                  </w:rPr>
                </w:rPrChange>
              </w:rPr>
              <w:delText>NWP Data</w:delText>
            </w:r>
            <w:r w:rsidDel="00910FBE">
              <w:rPr>
                <w:noProof/>
                <w:webHidden/>
              </w:rPr>
              <w:tab/>
            </w:r>
            <w:r w:rsidR="0065576D" w:rsidDel="00910FBE">
              <w:rPr>
                <w:noProof/>
                <w:webHidden/>
              </w:rPr>
              <w:delText>47</w:delText>
            </w:r>
          </w:del>
        </w:p>
        <w:p w14:paraId="22C4B8AE" w14:textId="77777777" w:rsidR="00C00AAB" w:rsidDel="00910FBE" w:rsidRDefault="00C00AAB">
          <w:pPr>
            <w:pStyle w:val="TOC3"/>
            <w:tabs>
              <w:tab w:val="right" w:leader="dot" w:pos="8630"/>
            </w:tabs>
            <w:rPr>
              <w:del w:id="218" w:author="Andi Walther" w:date="2014-03-25T11:02:00Z"/>
              <w:noProof/>
              <w:sz w:val="22"/>
              <w:szCs w:val="22"/>
            </w:rPr>
          </w:pPr>
          <w:del w:id="219" w:author="Andi Walther" w:date="2014-03-25T11:02:00Z">
            <w:r w:rsidRPr="00910FBE" w:rsidDel="00910FBE">
              <w:rPr>
                <w:noProof/>
                <w:rPrChange w:id="220" w:author="Andi Walther" w:date="2014-03-25T11:02:00Z">
                  <w:rPr>
                    <w:rStyle w:val="Hyperlink"/>
                    <w:noProof/>
                  </w:rPr>
                </w:rPrChange>
              </w:rPr>
              <w:delText>GFS Grib Data</w:delText>
            </w:r>
            <w:r w:rsidDel="00910FBE">
              <w:rPr>
                <w:noProof/>
                <w:webHidden/>
              </w:rPr>
              <w:tab/>
            </w:r>
            <w:r w:rsidR="0065576D" w:rsidDel="00910FBE">
              <w:rPr>
                <w:noProof/>
                <w:webHidden/>
              </w:rPr>
              <w:delText>47</w:delText>
            </w:r>
          </w:del>
        </w:p>
        <w:p w14:paraId="6FEDB17E" w14:textId="77777777" w:rsidR="00C00AAB" w:rsidDel="00910FBE" w:rsidRDefault="00C00AAB">
          <w:pPr>
            <w:pStyle w:val="TOC3"/>
            <w:tabs>
              <w:tab w:val="right" w:leader="dot" w:pos="8630"/>
            </w:tabs>
            <w:rPr>
              <w:del w:id="221" w:author="Andi Walther" w:date="2014-03-25T11:02:00Z"/>
              <w:noProof/>
              <w:sz w:val="22"/>
              <w:szCs w:val="22"/>
            </w:rPr>
          </w:pPr>
          <w:del w:id="222" w:author="Andi Walther" w:date="2014-03-25T11:02:00Z">
            <w:r w:rsidRPr="00910FBE" w:rsidDel="00910FBE">
              <w:rPr>
                <w:noProof/>
                <w:rPrChange w:id="223" w:author="Andi Walther" w:date="2014-03-25T11:02:00Z">
                  <w:rPr>
                    <w:rStyle w:val="Hyperlink"/>
                    <w:noProof/>
                  </w:rPr>
                </w:rPrChange>
              </w:rPr>
              <w:delText>CFSR Reanalysis</w:delText>
            </w:r>
            <w:r w:rsidDel="00910FBE">
              <w:rPr>
                <w:noProof/>
                <w:webHidden/>
              </w:rPr>
              <w:tab/>
            </w:r>
            <w:r w:rsidR="0065576D" w:rsidDel="00910FBE">
              <w:rPr>
                <w:noProof/>
                <w:webHidden/>
              </w:rPr>
              <w:delText>47</w:delText>
            </w:r>
          </w:del>
        </w:p>
        <w:p w14:paraId="0CBF1727" w14:textId="77777777" w:rsidR="00C00AAB" w:rsidDel="00910FBE" w:rsidRDefault="00C00AAB">
          <w:pPr>
            <w:pStyle w:val="TOC3"/>
            <w:tabs>
              <w:tab w:val="right" w:leader="dot" w:pos="8630"/>
            </w:tabs>
            <w:rPr>
              <w:del w:id="224" w:author="Andi Walther" w:date="2014-03-25T11:02:00Z"/>
              <w:noProof/>
              <w:sz w:val="22"/>
              <w:szCs w:val="22"/>
            </w:rPr>
          </w:pPr>
          <w:del w:id="225" w:author="Andi Walther" w:date="2014-03-25T11:02:00Z">
            <w:r w:rsidRPr="00910FBE" w:rsidDel="00910FBE">
              <w:rPr>
                <w:noProof/>
                <w:rPrChange w:id="226" w:author="Andi Walther" w:date="2014-03-25T11:02:00Z">
                  <w:rPr>
                    <w:rStyle w:val="Hyperlink"/>
                    <w:noProof/>
                  </w:rPr>
                </w:rPrChange>
              </w:rPr>
              <w:delText>NCEP Reanalysis</w:delText>
            </w:r>
            <w:r w:rsidDel="00910FBE">
              <w:rPr>
                <w:noProof/>
                <w:webHidden/>
              </w:rPr>
              <w:tab/>
            </w:r>
            <w:r w:rsidR="0065576D" w:rsidDel="00910FBE">
              <w:rPr>
                <w:noProof/>
                <w:webHidden/>
              </w:rPr>
              <w:delText>48</w:delText>
            </w:r>
          </w:del>
        </w:p>
        <w:p w14:paraId="19E7E7B2" w14:textId="77777777" w:rsidR="00C00AAB" w:rsidDel="00910FBE" w:rsidRDefault="00C00AAB">
          <w:pPr>
            <w:pStyle w:val="TOC2"/>
            <w:tabs>
              <w:tab w:val="right" w:leader="dot" w:pos="8630"/>
            </w:tabs>
            <w:rPr>
              <w:del w:id="227" w:author="Andi Walther" w:date="2014-03-25T11:02:00Z"/>
              <w:noProof/>
              <w:sz w:val="22"/>
              <w:szCs w:val="22"/>
            </w:rPr>
          </w:pPr>
          <w:del w:id="228" w:author="Andi Walther" w:date="2014-03-25T11:02:00Z">
            <w:r w:rsidRPr="00910FBE" w:rsidDel="00910FBE">
              <w:rPr>
                <w:noProof/>
                <w:rPrChange w:id="229" w:author="Andi Walther" w:date="2014-03-25T11:02:00Z">
                  <w:rPr>
                    <w:rStyle w:val="Hyperlink"/>
                    <w:noProof/>
                  </w:rPr>
                </w:rPrChange>
              </w:rPr>
              <w:lastRenderedPageBreak/>
              <w:delText>Daily SST Analysis Fields</w:delText>
            </w:r>
            <w:r w:rsidDel="00910FBE">
              <w:rPr>
                <w:noProof/>
                <w:webHidden/>
              </w:rPr>
              <w:tab/>
            </w:r>
            <w:r w:rsidR="0065576D" w:rsidDel="00910FBE">
              <w:rPr>
                <w:noProof/>
                <w:webHidden/>
              </w:rPr>
              <w:delText>48</w:delText>
            </w:r>
          </w:del>
        </w:p>
        <w:p w14:paraId="70B057CD" w14:textId="77777777" w:rsidR="00C00AAB" w:rsidDel="00910FBE" w:rsidRDefault="00C00AAB">
          <w:pPr>
            <w:pStyle w:val="TOC3"/>
            <w:tabs>
              <w:tab w:val="right" w:leader="dot" w:pos="8630"/>
            </w:tabs>
            <w:rPr>
              <w:del w:id="230" w:author="Andi Walther" w:date="2014-03-25T11:02:00Z"/>
              <w:noProof/>
              <w:sz w:val="22"/>
              <w:szCs w:val="22"/>
            </w:rPr>
          </w:pPr>
          <w:del w:id="231" w:author="Andi Walther" w:date="2014-03-25T11:02:00Z">
            <w:r w:rsidRPr="00910FBE" w:rsidDel="00910FBE">
              <w:rPr>
                <w:noProof/>
                <w:rPrChange w:id="232" w:author="Andi Walther" w:date="2014-03-25T11:02:00Z">
                  <w:rPr>
                    <w:rStyle w:val="Hyperlink"/>
                    <w:noProof/>
                  </w:rPr>
                </w:rPrChange>
              </w:rPr>
              <w:delText>Surface Emissivity</w:delText>
            </w:r>
            <w:r w:rsidDel="00910FBE">
              <w:rPr>
                <w:noProof/>
                <w:webHidden/>
              </w:rPr>
              <w:tab/>
            </w:r>
            <w:r w:rsidR="0065576D" w:rsidDel="00910FBE">
              <w:rPr>
                <w:noProof/>
                <w:webHidden/>
              </w:rPr>
              <w:delText>49</w:delText>
            </w:r>
          </w:del>
        </w:p>
        <w:p w14:paraId="38253FE5" w14:textId="77777777" w:rsidR="00C00AAB" w:rsidDel="00910FBE" w:rsidRDefault="00C00AAB">
          <w:pPr>
            <w:pStyle w:val="TOC3"/>
            <w:tabs>
              <w:tab w:val="right" w:leader="dot" w:pos="8630"/>
            </w:tabs>
            <w:rPr>
              <w:del w:id="233" w:author="Andi Walther" w:date="2014-03-25T11:02:00Z"/>
              <w:noProof/>
              <w:sz w:val="22"/>
              <w:szCs w:val="22"/>
            </w:rPr>
          </w:pPr>
          <w:del w:id="234" w:author="Andi Walther" w:date="2014-03-25T11:02:00Z">
            <w:r w:rsidRPr="00910FBE" w:rsidDel="00910FBE">
              <w:rPr>
                <w:noProof/>
                <w:rPrChange w:id="235" w:author="Andi Walther" w:date="2014-03-25T11:02:00Z">
                  <w:rPr>
                    <w:rStyle w:val="Hyperlink"/>
                    <w:noProof/>
                  </w:rPr>
                </w:rPrChange>
              </w:rPr>
              <w:delText>UMD Surface and Vegetation Type</w:delText>
            </w:r>
            <w:r w:rsidDel="00910FBE">
              <w:rPr>
                <w:noProof/>
                <w:webHidden/>
              </w:rPr>
              <w:tab/>
            </w:r>
            <w:r w:rsidR="0065576D" w:rsidDel="00910FBE">
              <w:rPr>
                <w:noProof/>
                <w:webHidden/>
              </w:rPr>
              <w:delText>49</w:delText>
            </w:r>
          </w:del>
        </w:p>
        <w:p w14:paraId="081107BD" w14:textId="77777777" w:rsidR="00C00AAB" w:rsidDel="00910FBE" w:rsidRDefault="00C00AAB">
          <w:pPr>
            <w:pStyle w:val="TOC3"/>
            <w:tabs>
              <w:tab w:val="right" w:leader="dot" w:pos="8630"/>
            </w:tabs>
            <w:rPr>
              <w:del w:id="236" w:author="Andi Walther" w:date="2014-03-25T11:02:00Z"/>
              <w:noProof/>
              <w:sz w:val="22"/>
              <w:szCs w:val="22"/>
            </w:rPr>
          </w:pPr>
          <w:del w:id="237" w:author="Andi Walther" w:date="2014-03-25T11:02:00Z">
            <w:r w:rsidRPr="00910FBE" w:rsidDel="00910FBE">
              <w:rPr>
                <w:noProof/>
                <w:rPrChange w:id="238" w:author="Andi Walther" w:date="2014-03-25T11:02:00Z">
                  <w:rPr>
                    <w:rStyle w:val="Hyperlink"/>
                    <w:noProof/>
                  </w:rPr>
                </w:rPrChange>
              </w:rPr>
              <w:delText>Land Mask</w:delText>
            </w:r>
            <w:r w:rsidDel="00910FBE">
              <w:rPr>
                <w:noProof/>
                <w:webHidden/>
              </w:rPr>
              <w:tab/>
            </w:r>
            <w:r w:rsidR="0065576D" w:rsidDel="00910FBE">
              <w:rPr>
                <w:noProof/>
                <w:webHidden/>
              </w:rPr>
              <w:delText>49</w:delText>
            </w:r>
          </w:del>
        </w:p>
        <w:p w14:paraId="1062A572" w14:textId="77777777" w:rsidR="00C00AAB" w:rsidDel="00910FBE" w:rsidRDefault="00C00AAB">
          <w:pPr>
            <w:pStyle w:val="TOC3"/>
            <w:tabs>
              <w:tab w:val="right" w:leader="dot" w:pos="8630"/>
            </w:tabs>
            <w:rPr>
              <w:del w:id="239" w:author="Andi Walther" w:date="2014-03-25T11:02:00Z"/>
              <w:noProof/>
              <w:sz w:val="22"/>
              <w:szCs w:val="22"/>
            </w:rPr>
          </w:pPr>
          <w:del w:id="240" w:author="Andi Walther" w:date="2014-03-25T11:02:00Z">
            <w:r w:rsidRPr="00910FBE" w:rsidDel="00910FBE">
              <w:rPr>
                <w:noProof/>
                <w:rPrChange w:id="241" w:author="Andi Walther" w:date="2014-03-25T11:02:00Z">
                  <w:rPr>
                    <w:rStyle w:val="Hyperlink"/>
                    <w:noProof/>
                  </w:rPr>
                </w:rPrChange>
              </w:rPr>
              <w:delText>Surface Elevation</w:delText>
            </w:r>
            <w:r w:rsidDel="00910FBE">
              <w:rPr>
                <w:noProof/>
                <w:webHidden/>
              </w:rPr>
              <w:tab/>
            </w:r>
            <w:r w:rsidR="0065576D" w:rsidDel="00910FBE">
              <w:rPr>
                <w:noProof/>
                <w:webHidden/>
              </w:rPr>
              <w:delText>50</w:delText>
            </w:r>
          </w:del>
        </w:p>
        <w:p w14:paraId="3371BA57" w14:textId="77777777" w:rsidR="00C00AAB" w:rsidDel="00910FBE" w:rsidRDefault="00C00AAB">
          <w:pPr>
            <w:pStyle w:val="TOC3"/>
            <w:tabs>
              <w:tab w:val="right" w:leader="dot" w:pos="8630"/>
            </w:tabs>
            <w:rPr>
              <w:del w:id="242" w:author="Andi Walther" w:date="2014-03-25T11:02:00Z"/>
              <w:noProof/>
              <w:sz w:val="22"/>
              <w:szCs w:val="22"/>
            </w:rPr>
          </w:pPr>
          <w:del w:id="243" w:author="Andi Walther" w:date="2014-03-25T11:02:00Z">
            <w:r w:rsidRPr="00910FBE" w:rsidDel="00910FBE">
              <w:rPr>
                <w:noProof/>
                <w:rPrChange w:id="244" w:author="Andi Walther" w:date="2014-03-25T11:02:00Z">
                  <w:rPr>
                    <w:rStyle w:val="Hyperlink"/>
                    <w:noProof/>
                  </w:rPr>
                </w:rPrChange>
              </w:rPr>
              <w:delText>Coast Mask</w:delText>
            </w:r>
            <w:r w:rsidDel="00910FBE">
              <w:rPr>
                <w:noProof/>
                <w:webHidden/>
              </w:rPr>
              <w:tab/>
            </w:r>
            <w:r w:rsidR="0065576D" w:rsidDel="00910FBE">
              <w:rPr>
                <w:noProof/>
                <w:webHidden/>
              </w:rPr>
              <w:delText>50</w:delText>
            </w:r>
          </w:del>
        </w:p>
        <w:p w14:paraId="2D0670BA" w14:textId="77777777" w:rsidR="00C00AAB" w:rsidDel="00910FBE" w:rsidRDefault="00C00AAB">
          <w:pPr>
            <w:pStyle w:val="TOC3"/>
            <w:tabs>
              <w:tab w:val="right" w:leader="dot" w:pos="8630"/>
            </w:tabs>
            <w:rPr>
              <w:del w:id="245" w:author="Andi Walther" w:date="2014-03-25T11:02:00Z"/>
              <w:noProof/>
              <w:sz w:val="22"/>
              <w:szCs w:val="22"/>
            </w:rPr>
          </w:pPr>
          <w:del w:id="246" w:author="Andi Walther" w:date="2014-03-25T11:02:00Z">
            <w:r w:rsidRPr="00910FBE" w:rsidDel="00910FBE">
              <w:rPr>
                <w:noProof/>
                <w:rPrChange w:id="247" w:author="Andi Walther" w:date="2014-03-25T11:02:00Z">
                  <w:rPr>
                    <w:rStyle w:val="Hyperlink"/>
                    <w:noProof/>
                  </w:rPr>
                </w:rPrChange>
              </w:rPr>
              <w:delText>Volcano Mask</w:delText>
            </w:r>
            <w:r w:rsidDel="00910FBE">
              <w:rPr>
                <w:noProof/>
                <w:webHidden/>
              </w:rPr>
              <w:tab/>
            </w:r>
            <w:r w:rsidR="0065576D" w:rsidDel="00910FBE">
              <w:rPr>
                <w:noProof/>
                <w:webHidden/>
              </w:rPr>
              <w:delText>50</w:delText>
            </w:r>
          </w:del>
        </w:p>
        <w:p w14:paraId="6B1F503B" w14:textId="77777777" w:rsidR="00C00AAB" w:rsidDel="00910FBE" w:rsidRDefault="00C00AAB">
          <w:pPr>
            <w:pStyle w:val="TOC3"/>
            <w:tabs>
              <w:tab w:val="right" w:leader="dot" w:pos="8630"/>
            </w:tabs>
            <w:rPr>
              <w:del w:id="248" w:author="Andi Walther" w:date="2014-03-25T11:02:00Z"/>
              <w:noProof/>
              <w:sz w:val="22"/>
              <w:szCs w:val="22"/>
            </w:rPr>
          </w:pPr>
          <w:del w:id="249" w:author="Andi Walther" w:date="2014-03-25T11:02:00Z">
            <w:r w:rsidRPr="00910FBE" w:rsidDel="00910FBE">
              <w:rPr>
                <w:noProof/>
                <w:rPrChange w:id="250" w:author="Andi Walther" w:date="2014-03-25T11:02:00Z">
                  <w:rPr>
                    <w:rStyle w:val="Hyperlink"/>
                    <w:noProof/>
                  </w:rPr>
                </w:rPrChange>
              </w:rPr>
              <w:delText>Snow and Ice Mask</w:delText>
            </w:r>
            <w:r w:rsidDel="00910FBE">
              <w:rPr>
                <w:noProof/>
                <w:webHidden/>
              </w:rPr>
              <w:tab/>
            </w:r>
            <w:r w:rsidR="0065576D" w:rsidDel="00910FBE">
              <w:rPr>
                <w:noProof/>
                <w:webHidden/>
              </w:rPr>
              <w:delText>51</w:delText>
            </w:r>
          </w:del>
        </w:p>
        <w:p w14:paraId="2B55DE45" w14:textId="77777777" w:rsidR="00314420" w:rsidRDefault="00314420">
          <w:r>
            <w:rPr>
              <w:b/>
              <w:bCs/>
              <w:noProof/>
            </w:rPr>
            <w:fldChar w:fldCharType="end"/>
          </w:r>
        </w:p>
      </w:sdtContent>
    </w:sdt>
    <w:p w14:paraId="183CDA34" w14:textId="77777777" w:rsidR="006B2C5F" w:rsidRDefault="006B2C5F" w:rsidP="006B2C5F"/>
    <w:p w14:paraId="718BCE43" w14:textId="77777777" w:rsidR="006B2C5F" w:rsidRDefault="006B2C5F" w:rsidP="006B2C5F"/>
    <w:p w14:paraId="1B74C439" w14:textId="77777777" w:rsidR="006B2C5F" w:rsidRDefault="006B2C5F" w:rsidP="006B2C5F"/>
    <w:p w14:paraId="69987720" w14:textId="77777777" w:rsidR="006B2C5F" w:rsidRDefault="006B2C5F" w:rsidP="006B2C5F"/>
    <w:p w14:paraId="191EFE37" w14:textId="77777777" w:rsidR="007E4C6B" w:rsidRDefault="007E4C6B">
      <w:pPr>
        <w:rPr>
          <w:rFonts w:asciiTheme="majorHAnsi" w:eastAsiaTheme="majorEastAsia" w:hAnsiTheme="majorHAnsi" w:cstheme="majorBidi"/>
          <w:b/>
          <w:bCs/>
          <w:color w:val="345A8A" w:themeColor="accent1" w:themeShade="B5"/>
          <w:sz w:val="32"/>
          <w:szCs w:val="32"/>
        </w:rPr>
      </w:pPr>
      <w:r>
        <w:br w:type="page"/>
      </w:r>
    </w:p>
    <w:p w14:paraId="550B338F" w14:textId="77777777" w:rsidR="006B2C5F" w:rsidRDefault="006B2C5F" w:rsidP="0035671E">
      <w:pPr>
        <w:pStyle w:val="Heading1"/>
      </w:pPr>
      <w:bookmarkStart w:id="251" w:name="_Toc257364700"/>
      <w:r>
        <w:lastRenderedPageBreak/>
        <w:t>Introduction to CLAVR-x</w:t>
      </w:r>
      <w:bookmarkEnd w:id="251"/>
    </w:p>
    <w:p w14:paraId="29C5DBE7" w14:textId="77777777" w:rsidR="007E4C6B" w:rsidRDefault="007E4C6B" w:rsidP="006B2C5F"/>
    <w:p w14:paraId="2691F66D" w14:textId="77777777" w:rsidR="006B2C5F" w:rsidRPr="00F277BD" w:rsidRDefault="006B2C5F" w:rsidP="006B2C5F">
      <w:r w:rsidRPr="00F277BD">
        <w:t xml:space="preserve">The Clouds from AVHRR Extended System (CLAVR-x) is a </w:t>
      </w:r>
      <w:r w:rsidR="00597179" w:rsidRPr="00F277BD">
        <w:t xml:space="preserve">processing system developed at NOAA/NESDIS and UW/CIMSS for generating quantitative cloud products in real-time from the Advanced Very High Resolution Radiometer (AVHRR).  The CLAVR-x system has evolved into a climate processing system called the Pathfinder </w:t>
      </w:r>
      <w:proofErr w:type="spellStart"/>
      <w:r w:rsidR="00597179" w:rsidRPr="00F277BD">
        <w:t>Atmopsheres</w:t>
      </w:r>
      <w:proofErr w:type="spellEnd"/>
      <w:r w:rsidR="00597179" w:rsidRPr="00F277BD">
        <w:t xml:space="preserve"> Extended (PATMOS-x)</w:t>
      </w:r>
      <w:r w:rsidR="00865B67" w:rsidRPr="00F277BD">
        <w:t xml:space="preserve">.  In addition, the NESDIS GOES Surface and Insolation Project (GSIP) processing system was initially based on CLAVR-x and remains linked.  This document will provide users information needed to configure and run CLAVR-x and </w:t>
      </w:r>
      <w:r w:rsidR="00F277BD" w:rsidRPr="00F277BD">
        <w:t xml:space="preserve">to </w:t>
      </w:r>
      <w:r w:rsidR="00865B67" w:rsidRPr="00F277BD">
        <w:t>interpret its output.</w:t>
      </w:r>
    </w:p>
    <w:p w14:paraId="48A76E57" w14:textId="77777777" w:rsidR="00865B67" w:rsidRPr="00F277BD" w:rsidRDefault="00865B67" w:rsidP="006B2C5F"/>
    <w:p w14:paraId="5A40E907" w14:textId="77777777" w:rsidR="007E4C6B" w:rsidRPr="00F277BD" w:rsidRDefault="00865B67" w:rsidP="006B2C5F">
      <w:r w:rsidRPr="00F277BD">
        <w:t xml:space="preserve">CLAVR-x is FORTRAN-90 code written in the early 2000’s to meet the needs of NESDIS to provide cloudiness </w:t>
      </w:r>
      <w:r w:rsidR="00042AE6" w:rsidRPr="00F277BD">
        <w:t xml:space="preserve">from the AVHRR </w:t>
      </w:r>
      <w:r w:rsidRPr="00F277BD">
        <w:t>to the National Centers for Environmental Prediction (NCEP).</w:t>
      </w:r>
      <w:r w:rsidR="00042AE6" w:rsidRPr="00F277BD">
        <w:t xml:space="preserve">  While it replaced the existing CLAVR system and products, the amount of code shared was minimal.  CLAVR’s main mission was cloud detection and CLAVR did not generate a full suite of cloud products and its operation was limited to the afternoon orbiting AVHRR sensors prior to the launch NOAA-L</w:t>
      </w:r>
      <w:r w:rsidR="00C71758" w:rsidRPr="00F277BD">
        <w:t xml:space="preserve"> </w:t>
      </w:r>
      <w:r w:rsidR="00042AE6" w:rsidRPr="00F277BD">
        <w:t>(NOAA-16).</w:t>
      </w:r>
      <w:r w:rsidR="00C71758" w:rsidRPr="00F277BD">
        <w:t xml:space="preserve">  </w:t>
      </w:r>
    </w:p>
    <w:p w14:paraId="0738A131" w14:textId="77777777" w:rsidR="007E4C6B" w:rsidRPr="00F277BD" w:rsidRDefault="007E4C6B" w:rsidP="006B2C5F"/>
    <w:p w14:paraId="228C7AA4" w14:textId="77777777" w:rsidR="0035671E" w:rsidRPr="00F277BD" w:rsidRDefault="00C71758" w:rsidP="006B2C5F">
      <w:r w:rsidRPr="00F277BD">
        <w:t>CLAVR-x become operational in NESDIS in 2002 and was updated significantly in 2006 after the launch of METOP-A.</w:t>
      </w:r>
      <w:r w:rsidR="0035671E" w:rsidRPr="00F277BD">
        <w:t xml:space="preserve"> In 2013, CLAVR-x was updated again to support the generation of higher spatial resolution output for NCEP and incorporated many algorithm improvements from the GOES-R AWG effort.  As will be explained later, CLAVR-x algorithms are now designed to operate in several processing systems to support NESDIS’s needs for cloud products in other applications and sensors.</w:t>
      </w:r>
    </w:p>
    <w:p w14:paraId="0249B502" w14:textId="77777777" w:rsidR="007E4C6B" w:rsidRPr="00F277BD" w:rsidRDefault="007E4C6B" w:rsidP="006B2C5F"/>
    <w:p w14:paraId="60B1AF84" w14:textId="77777777" w:rsidR="00684222" w:rsidRPr="00F277BD" w:rsidRDefault="00684222" w:rsidP="006B2C5F"/>
    <w:p w14:paraId="1BA75817" w14:textId="77777777" w:rsidR="00684222" w:rsidRPr="00F277BD" w:rsidRDefault="00684222" w:rsidP="00684222">
      <w:pPr>
        <w:pStyle w:val="Heading1"/>
        <w:rPr>
          <w:rFonts w:asciiTheme="minorHAnsi" w:hAnsiTheme="minorHAnsi"/>
        </w:rPr>
      </w:pPr>
      <w:bookmarkStart w:id="252" w:name="_Toc257364701"/>
      <w:r w:rsidRPr="00F277BD">
        <w:rPr>
          <w:rFonts w:asciiTheme="minorHAnsi" w:hAnsiTheme="minorHAnsi"/>
        </w:rPr>
        <w:t>Description of the CLAVR-x Processing System</w:t>
      </w:r>
      <w:bookmarkEnd w:id="252"/>
    </w:p>
    <w:p w14:paraId="7DEB1B81" w14:textId="77777777" w:rsidR="00684222" w:rsidRPr="00F277BD" w:rsidRDefault="00684222" w:rsidP="006B2C5F"/>
    <w:p w14:paraId="3F8B2A0F" w14:textId="77777777" w:rsidR="007E4C6B" w:rsidRPr="00F277BD" w:rsidRDefault="007E4C6B" w:rsidP="006B2C5F">
      <w:r w:rsidRPr="00F277BD">
        <w:t xml:space="preserve">The CLAVR-x system consists of several </w:t>
      </w:r>
      <w:proofErr w:type="spellStart"/>
      <w:r w:rsidRPr="00F277BD">
        <w:t>executables</w:t>
      </w:r>
      <w:proofErr w:type="spellEnd"/>
      <w:r w:rsidRPr="00F277BD">
        <w:t xml:space="preserve">.  The main executable </w:t>
      </w:r>
      <w:r w:rsidR="00684222" w:rsidRPr="00F277BD">
        <w:t xml:space="preserve">is </w:t>
      </w:r>
      <w:r w:rsidRPr="00F277BD">
        <w:t xml:space="preserve">called </w:t>
      </w:r>
      <w:proofErr w:type="spellStart"/>
      <w:r w:rsidR="002D34F8">
        <w:t>clavrxorb</w:t>
      </w:r>
      <w:proofErr w:type="spellEnd"/>
      <w:r w:rsidR="002D34F8" w:rsidRPr="00F277BD">
        <w:t xml:space="preserve"> </w:t>
      </w:r>
      <w:r w:rsidR="00684222" w:rsidRPr="00F277BD">
        <w:t xml:space="preserve">and it </w:t>
      </w:r>
      <w:r w:rsidRPr="00F277BD">
        <w:t xml:space="preserve">operates on the Level-1b data and generates Level-2 products.  Other </w:t>
      </w:r>
      <w:proofErr w:type="spellStart"/>
      <w:r w:rsidRPr="00F277BD">
        <w:t>executables</w:t>
      </w:r>
      <w:proofErr w:type="spellEnd"/>
      <w:r w:rsidRPr="00F277BD">
        <w:t xml:space="preserve"> operate on the Level-2 files and sample or average them in space and/or time to make the other product times required of CLAVR-x.</w:t>
      </w:r>
      <w:r w:rsidR="00684222" w:rsidRPr="00F277BD">
        <w:t xml:space="preserve">  Figure 1 gives a schematic, taken from the CLAVR-x ICD, of the input and output data flowing in and out of the CLAVR-x system.</w:t>
      </w:r>
    </w:p>
    <w:p w14:paraId="58D96793" w14:textId="77777777" w:rsidR="007E4C6B" w:rsidRPr="00F277BD" w:rsidRDefault="007E4C6B" w:rsidP="006B2C5F"/>
    <w:p w14:paraId="27676259" w14:textId="77777777" w:rsidR="005F1077" w:rsidRDefault="00684222" w:rsidP="006B2C5F">
      <w:r w:rsidRPr="00F277BD">
        <w:t xml:space="preserve">CLAVR-x runs physical algorithms and therefore uses significant amounts of ancillary data to </w:t>
      </w:r>
      <w:r w:rsidR="009324FA">
        <w:t>specify</w:t>
      </w:r>
      <w:r w:rsidR="009324FA" w:rsidRPr="00F277BD">
        <w:t xml:space="preserve"> </w:t>
      </w:r>
      <w:r w:rsidRPr="00F277BD">
        <w:t xml:space="preserve">the atmospheric and surface conditions.  Figure 1 shows the different types of ancillary data.  </w:t>
      </w:r>
    </w:p>
    <w:p w14:paraId="4434B20B" w14:textId="77777777" w:rsidR="005F1077" w:rsidRDefault="005F1077" w:rsidP="005F1077"/>
    <w:p w14:paraId="349F354D" w14:textId="77777777" w:rsidR="00684222" w:rsidRPr="005F1077" w:rsidRDefault="00684222" w:rsidP="005F1077">
      <w:pPr>
        <w:jc w:val="right"/>
      </w:pPr>
    </w:p>
    <w:p w14:paraId="5ACC94A0" w14:textId="77777777" w:rsidR="007E4C6B" w:rsidRPr="00F277BD" w:rsidRDefault="00000760" w:rsidP="006B2C5F">
      <w:r>
        <w:rPr>
          <w:noProof/>
        </w:rPr>
        <w:lastRenderedPageBreak/>
        <mc:AlternateContent>
          <mc:Choice Requires="wps">
            <w:drawing>
              <wp:anchor distT="0" distB="0" distL="114300" distR="114300" simplePos="0" relativeHeight="251662336" behindDoc="0" locked="0" layoutInCell="1" allowOverlap="1" wp14:anchorId="38A39985" wp14:editId="774565FE">
                <wp:simplePos x="0" y="0"/>
                <wp:positionH relativeFrom="column">
                  <wp:posOffset>0</wp:posOffset>
                </wp:positionH>
                <wp:positionV relativeFrom="paragraph">
                  <wp:posOffset>4725670</wp:posOffset>
                </wp:positionV>
                <wp:extent cx="5486400" cy="260985"/>
                <wp:effectExtent l="0" t="0" r="0" b="0"/>
                <wp:wrapNone/>
                <wp:docPr id="9" name="Text Box 9"/>
                <wp:cNvGraphicFramePr/>
                <a:graphic xmlns:a="http://schemas.openxmlformats.org/drawingml/2006/main">
                  <a:graphicData uri="http://schemas.microsoft.com/office/word/2010/wordprocessingShape">
                    <wps:wsp>
                      <wps:cNvSpPr txBox="1"/>
                      <wps:spPr>
                        <a:xfrm>
                          <a:off x="0" y="0"/>
                          <a:ext cx="5486400" cy="260985"/>
                        </a:xfrm>
                        <a:prstGeom prst="rect">
                          <a:avLst/>
                        </a:prstGeom>
                        <a:solidFill>
                          <a:prstClr val="white"/>
                        </a:solidFill>
                        <a:ln>
                          <a:noFill/>
                        </a:ln>
                        <a:effectLst/>
                      </wps:spPr>
                      <wps:txbx>
                        <w:txbxContent>
                          <w:p w14:paraId="216BBD16" w14:textId="77777777" w:rsidR="009324FA" w:rsidRPr="008B3A4E" w:rsidRDefault="009324FA" w:rsidP="00000760">
                            <w:pPr>
                              <w:pStyle w:val="Caption"/>
                              <w:rPr>
                                <w:noProof/>
                                <w:sz w:val="24"/>
                                <w:szCs w:val="24"/>
                              </w:rPr>
                            </w:pPr>
                            <w:r>
                              <w:t xml:space="preserve">Figure </w:t>
                            </w:r>
                            <w:fldSimple w:instr=" SEQ Figure \* ARABIC ">
                              <w:r w:rsidR="0065576D">
                                <w:rPr>
                                  <w:noProof/>
                                </w:rPr>
                                <w:t>1</w:t>
                              </w:r>
                            </w:fldSimple>
                            <w:r>
                              <w:t xml:space="preserve"> Schematic illustration of the input and output of CLAVR-x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margin-left:0;margin-top:372.1pt;width:6in;height:2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" stroked="f">
                <v:textbox style="mso-fit-shape-to-text:t" inset="0,0,0,0">
                  <w:txbxContent>
                    <w:p w14:paraId="216BBD16" w14:textId="77777777" w:rsidR="009324FA" w:rsidRPr="008B3A4E" w:rsidRDefault="009324FA" w:rsidP="00000760">
                      <w:pPr>
                        <w:pStyle w:val="Caption"/>
                        <w:rPr>
                          <w:noProof/>
                          <w:sz w:val="24"/>
                          <w:szCs w:val="24"/>
                        </w:rPr>
                      </w:pPr>
                      <w:r>
                        <w:t xml:space="preserve">Figure </w:t>
                      </w:r>
                      <w:fldSimple w:instr=" SEQ Figure \* ARABIC ">
                        <w:r w:rsidR="0065576D">
                          <w:rPr>
                            <w:noProof/>
                          </w:rPr>
                          <w:t>1</w:t>
                        </w:r>
                      </w:fldSimple>
                      <w:r>
                        <w:t xml:space="preserve"> Schematic illustration of the input and output of CLAVR-x processing.</w:t>
                      </w:r>
                    </w:p>
                  </w:txbxContent>
                </v:textbox>
              </v:shape>
            </w:pict>
          </mc:Fallback>
        </mc:AlternateContent>
      </w:r>
      <w:r w:rsidR="00684222" w:rsidRPr="00F277BD">
        <w:rPr>
          <w:noProof/>
        </w:rPr>
        <w:drawing>
          <wp:anchor distT="0" distB="0" distL="114300" distR="114300" simplePos="0" relativeHeight="251660288" behindDoc="0" locked="0" layoutInCell="1" allowOverlap="1" wp14:anchorId="3C66C9F1" wp14:editId="4E5E0861">
            <wp:simplePos x="0" y="0"/>
            <wp:positionH relativeFrom="column">
              <wp:posOffset>0</wp:posOffset>
            </wp:positionH>
            <wp:positionV relativeFrom="paragraph">
              <wp:posOffset>0</wp:posOffset>
            </wp:positionV>
            <wp:extent cx="5486400" cy="46685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668520"/>
                    </a:xfrm>
                    <a:prstGeom prst="rect">
                      <a:avLst/>
                    </a:prstGeom>
                    <a:noFill/>
                    <a:extLst/>
                  </pic:spPr>
                </pic:pic>
              </a:graphicData>
            </a:graphic>
            <wp14:sizeRelH relativeFrom="page">
              <wp14:pctWidth>0</wp14:pctWidth>
            </wp14:sizeRelH>
            <wp14:sizeRelV relativeFrom="page">
              <wp14:pctHeight>0</wp14:pctHeight>
            </wp14:sizeRelV>
          </wp:anchor>
        </w:drawing>
      </w:r>
    </w:p>
    <w:p w14:paraId="756EAD2A" w14:textId="77777777" w:rsidR="0035671E" w:rsidRPr="00F277BD" w:rsidRDefault="0035671E" w:rsidP="006B2C5F"/>
    <w:p w14:paraId="31F62BCE" w14:textId="77777777" w:rsidR="0035671E" w:rsidRPr="00F277BD" w:rsidRDefault="0035671E" w:rsidP="006B2C5F"/>
    <w:p w14:paraId="4BFB47F1" w14:textId="77777777" w:rsidR="00C71758" w:rsidRPr="00F277BD" w:rsidRDefault="00C71758" w:rsidP="006B2C5F"/>
    <w:p w14:paraId="0203B4AF" w14:textId="77777777" w:rsidR="00CC199D" w:rsidRPr="00F277BD" w:rsidRDefault="00CC199D"/>
    <w:p w14:paraId="63373FAA" w14:textId="369B54CD" w:rsidR="009109BC" w:rsidRDefault="009109BC" w:rsidP="008F42EC">
      <w:pPr>
        <w:pStyle w:val="Heading1"/>
        <w:rPr>
          <w:ins w:id="253" w:author="Andi Walther" w:date="2014-03-25T10:25:00Z"/>
        </w:rPr>
      </w:pPr>
      <w:bookmarkStart w:id="254" w:name="_Toc257364702"/>
      <w:ins w:id="255" w:author="Andi Walther" w:date="2014-03-25T10:24:00Z">
        <w:r>
          <w:t xml:space="preserve">Installation of </w:t>
        </w:r>
      </w:ins>
      <w:ins w:id="256" w:author="Andi Walther" w:date="2014-03-25T11:07:00Z">
        <w:r w:rsidR="00FF7869">
          <w:t xml:space="preserve">stable versions of </w:t>
        </w:r>
      </w:ins>
      <w:ins w:id="257" w:author="Andi Walther" w:date="2014-03-25T10:24:00Z">
        <w:r>
          <w:t>CLAVR-x</w:t>
        </w:r>
      </w:ins>
      <w:bookmarkEnd w:id="254"/>
    </w:p>
    <w:p w14:paraId="59924F66" w14:textId="77777777" w:rsidR="009109BC" w:rsidRDefault="009109BC" w:rsidP="009109BC">
      <w:pPr>
        <w:rPr>
          <w:ins w:id="258" w:author="Andi Walther" w:date="2014-03-25T10:25:00Z"/>
        </w:rPr>
        <w:pPrChange w:id="259" w:author="Andi Walther" w:date="2014-03-25T10:25:00Z">
          <w:pPr>
            <w:pStyle w:val="Heading1"/>
          </w:pPr>
        </w:pPrChange>
      </w:pPr>
    </w:p>
    <w:p w14:paraId="5CFCE973" w14:textId="77777777" w:rsidR="009109BC" w:rsidRDefault="009109BC" w:rsidP="009109BC">
      <w:pPr>
        <w:rPr>
          <w:ins w:id="260" w:author="Andi Walther" w:date="2014-03-25T10:26:00Z"/>
        </w:rPr>
        <w:pPrChange w:id="261" w:author="Andi Walther" w:date="2014-03-25T10:25:00Z">
          <w:pPr>
            <w:pStyle w:val="Heading1"/>
          </w:pPr>
        </w:pPrChange>
      </w:pPr>
      <w:ins w:id="262" w:author="Andi Walther" w:date="2014-03-25T10:25:00Z">
        <w:r>
          <w:t xml:space="preserve">The CLAVR-x software system is hosted on a subversion </w:t>
        </w:r>
      </w:ins>
      <w:ins w:id="263" w:author="Andi Walther" w:date="2014-03-25T10:26:00Z">
        <w:r>
          <w:t>repository</w:t>
        </w:r>
      </w:ins>
      <w:ins w:id="264" w:author="Andi Walther" w:date="2014-03-25T10:25:00Z">
        <w:r>
          <w:t xml:space="preserve"> </w:t>
        </w:r>
      </w:ins>
      <w:ins w:id="265" w:author="Andi Walther" w:date="2014-03-25T10:26:00Z">
        <w:r>
          <w:t xml:space="preserve">accessible over the </w:t>
        </w:r>
        <w:proofErr w:type="gramStart"/>
        <w:r>
          <w:t>internet</w:t>
        </w:r>
        <w:proofErr w:type="gramEnd"/>
        <w:r>
          <w:t>. This offers the following advantages:</w:t>
        </w:r>
      </w:ins>
    </w:p>
    <w:p w14:paraId="6D94C21B" w14:textId="77777777" w:rsidR="009109BC" w:rsidRDefault="009109BC" w:rsidP="009109BC">
      <w:pPr>
        <w:pStyle w:val="ListParagraph"/>
        <w:numPr>
          <w:ilvl w:val="0"/>
          <w:numId w:val="5"/>
        </w:numPr>
        <w:rPr>
          <w:ins w:id="266" w:author="Andi Walther" w:date="2014-03-25T10:26:00Z"/>
        </w:rPr>
        <w:pPrChange w:id="267" w:author="Andi Walther" w:date="2014-03-25T10:26:00Z">
          <w:pPr>
            <w:pStyle w:val="Heading1"/>
          </w:pPr>
        </w:pPrChange>
      </w:pPr>
      <w:ins w:id="268" w:author="Andi Walther" w:date="2014-03-25T10:26:00Z">
        <w:r>
          <w:t>All users have access to the same version of the software</w:t>
        </w:r>
      </w:ins>
    </w:p>
    <w:p w14:paraId="7EE78422" w14:textId="77777777" w:rsidR="009109BC" w:rsidRDefault="009109BC" w:rsidP="009109BC">
      <w:pPr>
        <w:pStyle w:val="ListParagraph"/>
        <w:numPr>
          <w:ilvl w:val="0"/>
          <w:numId w:val="5"/>
        </w:numPr>
        <w:rPr>
          <w:ins w:id="269" w:author="Andi Walther" w:date="2014-03-25T10:27:00Z"/>
        </w:rPr>
        <w:pPrChange w:id="270" w:author="Andi Walther" w:date="2014-03-25T10:26:00Z">
          <w:pPr>
            <w:pStyle w:val="Heading1"/>
          </w:pPr>
        </w:pPrChange>
      </w:pPr>
      <w:ins w:id="271" w:author="Andi Walther" w:date="2014-03-25T10:27:00Z">
        <w:r>
          <w:t>Updating to the latest version of the software is transparent and straightforward</w:t>
        </w:r>
      </w:ins>
    </w:p>
    <w:p w14:paraId="12C51626" w14:textId="77777777" w:rsidR="009109BC" w:rsidRDefault="009109BC" w:rsidP="009109BC">
      <w:pPr>
        <w:pStyle w:val="ListParagraph"/>
        <w:numPr>
          <w:ilvl w:val="0"/>
          <w:numId w:val="5"/>
        </w:numPr>
        <w:rPr>
          <w:ins w:id="272" w:author="Andi Walther" w:date="2014-03-25T10:30:00Z"/>
        </w:rPr>
        <w:pPrChange w:id="273" w:author="Andi Walther" w:date="2014-03-25T10:26:00Z">
          <w:pPr>
            <w:pStyle w:val="Heading1"/>
          </w:pPr>
        </w:pPrChange>
      </w:pPr>
      <w:ins w:id="274" w:author="Andi Walther" w:date="2014-03-25T10:27:00Z">
        <w:r>
          <w:t>It is easy to go back to previous versions</w:t>
        </w:r>
      </w:ins>
    </w:p>
    <w:p w14:paraId="2DEF64C8" w14:textId="77777777" w:rsidR="009109BC" w:rsidRDefault="009109BC" w:rsidP="009109BC">
      <w:pPr>
        <w:pStyle w:val="ListParagraph"/>
        <w:numPr>
          <w:ilvl w:val="0"/>
          <w:numId w:val="5"/>
        </w:numPr>
        <w:rPr>
          <w:ins w:id="275" w:author="Andi Walther" w:date="2014-03-25T10:27:00Z"/>
        </w:rPr>
        <w:pPrChange w:id="276" w:author="Andi Walther" w:date="2014-03-25T10:26:00Z">
          <w:pPr>
            <w:pStyle w:val="Heading1"/>
          </w:pPr>
        </w:pPrChange>
      </w:pPr>
      <w:ins w:id="277" w:author="Andi Walther" w:date="2014-03-25T10:30:00Z">
        <w:r>
          <w:t>SVN can generate snapshots of software system.</w:t>
        </w:r>
      </w:ins>
    </w:p>
    <w:p w14:paraId="53FA103E" w14:textId="77777777" w:rsidR="009109BC" w:rsidRDefault="009109BC" w:rsidP="009109BC">
      <w:pPr>
        <w:rPr>
          <w:ins w:id="278" w:author="Andi Walther" w:date="2014-03-25T10:25:00Z"/>
        </w:rPr>
        <w:pPrChange w:id="279" w:author="Andi Walther" w:date="2014-03-25T10:28:00Z">
          <w:pPr>
            <w:pStyle w:val="Heading1"/>
          </w:pPr>
        </w:pPrChange>
      </w:pPr>
    </w:p>
    <w:p w14:paraId="3B4DEE38" w14:textId="091C07D2" w:rsidR="009109BC" w:rsidRDefault="009109BC" w:rsidP="009109BC">
      <w:pPr>
        <w:rPr>
          <w:ins w:id="280" w:author="Andi Walther" w:date="2014-03-25T10:30:00Z"/>
          <w:lang w:val="en-GB"/>
        </w:rPr>
      </w:pPr>
      <w:ins w:id="281" w:author="Andi Walther" w:date="2014-03-25T10:29:00Z">
        <w:r w:rsidRPr="009F6FE4">
          <w:rPr>
            <w:lang w:val="en-GB"/>
          </w:rPr>
          <w:t xml:space="preserve">One may use the simple </w:t>
        </w:r>
        <w:proofErr w:type="spellStart"/>
        <w:r w:rsidRPr="009F6FE4">
          <w:rPr>
            <w:rFonts w:ascii="Courier New" w:hAnsi="Courier New"/>
            <w:b/>
            <w:lang w:val="en-GB"/>
          </w:rPr>
          <w:t>svn</w:t>
        </w:r>
        <w:proofErr w:type="spellEnd"/>
        <w:r w:rsidRPr="009F6FE4">
          <w:rPr>
            <w:lang w:val="en-GB"/>
          </w:rPr>
          <w:t xml:space="preserve"> command line </w:t>
        </w:r>
        <w:proofErr w:type="gramStart"/>
        <w:r w:rsidRPr="009F6FE4">
          <w:rPr>
            <w:lang w:val="en-GB"/>
          </w:rPr>
          <w:t>client which</w:t>
        </w:r>
        <w:proofErr w:type="gramEnd"/>
        <w:r w:rsidRPr="009F6FE4">
          <w:rPr>
            <w:lang w:val="en-GB"/>
          </w:rPr>
          <w:t xml:space="preserve"> is installed by default on many Linux systems (see</w:t>
        </w:r>
        <w:r>
          <w:rPr>
            <w:lang w:val="en-GB"/>
          </w:rPr>
          <w:t xml:space="preserve"> </w:t>
        </w:r>
        <w:r w:rsidRPr="009F6FE4">
          <w:rPr>
            <w:lang w:val="en-GB"/>
          </w:rPr>
          <w:fldChar w:fldCharType="begin"/>
        </w:r>
        <w:r w:rsidRPr="009F6FE4">
          <w:rPr>
            <w:lang w:val="en-GB"/>
          </w:rPr>
          <w:instrText xml:space="preserve"> HYPERLINK "http://subversion.tigris.org/getting.html#binary-packages" </w:instrText>
        </w:r>
        <w:r w:rsidRPr="009F6FE4">
          <w:rPr>
            <w:lang w:val="en-GB"/>
          </w:rPr>
        </w:r>
        <w:r w:rsidRPr="009F6FE4">
          <w:rPr>
            <w:lang w:val="en-GB"/>
          </w:rPr>
          <w:fldChar w:fldCharType="separate"/>
        </w:r>
        <w:r w:rsidRPr="009F6FE4">
          <w:rPr>
            <w:rStyle w:val="Hyperlink"/>
            <w:lang w:val="en-GB"/>
          </w:rPr>
          <w:t>http://subversion.tigris.org/getting.ht</w:t>
        </w:r>
        <w:r w:rsidRPr="009F6FE4">
          <w:rPr>
            <w:rStyle w:val="Hyperlink"/>
            <w:lang w:val="en-GB"/>
          </w:rPr>
          <w:t>m</w:t>
        </w:r>
        <w:r w:rsidRPr="009F6FE4">
          <w:rPr>
            <w:rStyle w:val="Hyperlink"/>
            <w:lang w:val="en-GB"/>
          </w:rPr>
          <w:t>l#binary-packages</w:t>
        </w:r>
        <w:r w:rsidRPr="009F6FE4">
          <w:rPr>
            <w:lang w:val="en-GB"/>
          </w:rPr>
          <w:fldChar w:fldCharType="end"/>
        </w:r>
        <w:r w:rsidRPr="009F6FE4">
          <w:rPr>
            <w:lang w:val="en-GB"/>
          </w:rPr>
          <w:t>).</w:t>
        </w:r>
      </w:ins>
    </w:p>
    <w:p w14:paraId="37B8B010" w14:textId="77777777" w:rsidR="009109BC" w:rsidRDefault="009109BC" w:rsidP="009109BC">
      <w:pPr>
        <w:rPr>
          <w:ins w:id="282" w:author="Andi Walther" w:date="2014-03-25T10:29:00Z"/>
          <w:lang w:val="en-GB"/>
        </w:rPr>
      </w:pPr>
    </w:p>
    <w:p w14:paraId="434727DC" w14:textId="1C0EB47F" w:rsidR="009109BC" w:rsidRDefault="006B102C" w:rsidP="009109BC">
      <w:pPr>
        <w:rPr>
          <w:ins w:id="283" w:author="Andi Walther" w:date="2014-03-25T10:31:00Z"/>
          <w:lang w:val="en-GB"/>
        </w:rPr>
      </w:pPr>
      <w:ins w:id="284" w:author="Andi Walther" w:date="2014-03-25T11:06:00Z">
        <w:r>
          <w:rPr>
            <w:lang w:val="en-GB"/>
          </w:rPr>
          <w:t xml:space="preserve">We provide </w:t>
        </w:r>
      </w:ins>
      <w:ins w:id="285" w:author="Andi Walther" w:date="2014-03-25T10:30:00Z">
        <w:r w:rsidR="009109BC">
          <w:rPr>
            <w:lang w:val="en-GB"/>
          </w:rPr>
          <w:t xml:space="preserve">installer scripts within </w:t>
        </w:r>
        <w:r w:rsidR="009109BC" w:rsidRPr="006B102C">
          <w:rPr>
            <w:caps/>
            <w:lang w:val="en-GB"/>
            <w:rPrChange w:id="286" w:author="Andi Walther" w:date="2014-03-25T11:06:00Z">
              <w:rPr>
                <w:lang w:val="en-GB"/>
              </w:rPr>
            </w:rPrChange>
          </w:rPr>
          <w:t>clavr-x</w:t>
        </w:r>
        <w:r w:rsidR="009109BC">
          <w:rPr>
            <w:lang w:val="en-GB"/>
          </w:rPr>
          <w:t xml:space="preserve"> to download the stable versions:</w:t>
        </w:r>
      </w:ins>
    </w:p>
    <w:p w14:paraId="1BD0F8CB" w14:textId="77777777" w:rsidR="009109BC" w:rsidRDefault="009109BC" w:rsidP="009109BC">
      <w:pPr>
        <w:rPr>
          <w:ins w:id="287" w:author="Andi Walther" w:date="2014-03-25T10:31:00Z"/>
          <w:lang w:val="en-GB"/>
        </w:rPr>
      </w:pPr>
    </w:p>
    <w:p w14:paraId="3AE53D5E" w14:textId="77777777" w:rsidR="009109BC" w:rsidRDefault="009109BC" w:rsidP="009109BC">
      <w:pPr>
        <w:pStyle w:val="ListParagraph"/>
        <w:numPr>
          <w:ilvl w:val="0"/>
          <w:numId w:val="6"/>
        </w:numPr>
        <w:rPr>
          <w:ins w:id="288" w:author="Andi Walther" w:date="2014-03-25T10:41:00Z"/>
          <w:lang w:val="en-GB"/>
        </w:rPr>
        <w:pPrChange w:id="289" w:author="Andi Walther" w:date="2014-03-25T10:37:00Z">
          <w:pPr/>
        </w:pPrChange>
      </w:pPr>
      <w:ins w:id="290" w:author="Andi Walther" w:date="2014-03-25T10:41:00Z">
        <w:r>
          <w:rPr>
            <w:lang w:val="en-GB"/>
          </w:rPr>
          <w:t xml:space="preserve">Create a </w:t>
        </w:r>
      </w:ins>
      <w:ins w:id="291" w:author="Andi Walther" w:date="2014-03-25T10:42:00Z">
        <w:r>
          <w:rPr>
            <w:lang w:val="en-GB"/>
          </w:rPr>
          <w:t xml:space="preserve">local source code </w:t>
        </w:r>
      </w:ins>
      <w:ins w:id="292" w:author="Andi Walther" w:date="2014-03-25T10:41:00Z">
        <w:r>
          <w:rPr>
            <w:lang w:val="en-GB"/>
          </w:rPr>
          <w:t>folder</w:t>
        </w:r>
      </w:ins>
      <w:ins w:id="293" w:author="Andi Walther" w:date="2014-03-25T10:42:00Z">
        <w:r>
          <w:rPr>
            <w:lang w:val="en-GB"/>
          </w:rPr>
          <w:t xml:space="preserve"> into which you want to download the software</w:t>
        </w:r>
      </w:ins>
      <w:ins w:id="294" w:author="Andi Walther" w:date="2014-03-25T10:41:00Z">
        <w:r>
          <w:rPr>
            <w:lang w:val="en-GB"/>
          </w:rPr>
          <w:t xml:space="preserve"> </w:t>
        </w:r>
      </w:ins>
    </w:p>
    <w:p w14:paraId="07700CC7" w14:textId="77777777" w:rsidR="009109BC" w:rsidRPr="009109BC" w:rsidRDefault="009109BC" w:rsidP="009109BC">
      <w:pPr>
        <w:pStyle w:val="ListParagraph"/>
        <w:numPr>
          <w:ilvl w:val="0"/>
          <w:numId w:val="6"/>
        </w:numPr>
        <w:rPr>
          <w:ins w:id="295" w:author="Andi Walther" w:date="2014-03-25T10:38:00Z"/>
          <w:lang w:val="en-GB"/>
          <w:rPrChange w:id="296" w:author="Andi Walther" w:date="2014-03-25T10:38:00Z">
            <w:rPr>
              <w:ins w:id="297" w:author="Andi Walther" w:date="2014-03-25T10:38:00Z"/>
              <w:noProof/>
            </w:rPr>
          </w:rPrChange>
        </w:rPr>
        <w:pPrChange w:id="298" w:author="Andi Walther" w:date="2014-03-25T10:37:00Z">
          <w:pPr/>
        </w:pPrChange>
      </w:pPr>
      <w:ins w:id="299" w:author="Andi Walther" w:date="2014-03-25T10:31:00Z">
        <w:r>
          <w:rPr>
            <w:lang w:val="en-GB"/>
          </w:rPr>
          <w:t xml:space="preserve">Download the </w:t>
        </w:r>
      </w:ins>
      <w:ins w:id="300" w:author="Andi Walther" w:date="2014-03-25T10:37:00Z">
        <w:r>
          <w:rPr>
            <w:lang w:val="en-GB"/>
          </w:rPr>
          <w:t xml:space="preserve">folder with </w:t>
        </w:r>
      </w:ins>
      <w:ins w:id="301" w:author="Andi Walther" w:date="2014-03-25T10:31:00Z">
        <w:r>
          <w:rPr>
            <w:lang w:val="en-GB"/>
          </w:rPr>
          <w:t>installer script</w:t>
        </w:r>
      </w:ins>
      <w:ins w:id="302" w:author="Andi Walther" w:date="2014-03-25T10:37:00Z">
        <w:r>
          <w:rPr>
            <w:lang w:val="en-GB"/>
          </w:rPr>
          <w:t>s</w:t>
        </w:r>
      </w:ins>
      <w:ins w:id="303" w:author="Andi Walther" w:date="2014-03-25T10:31:00Z">
        <w:r>
          <w:rPr>
            <w:lang w:val="en-GB"/>
          </w:rPr>
          <w:t>:</w:t>
        </w:r>
      </w:ins>
      <w:ins w:id="304" w:author="Andi Walther" w:date="2014-03-25T10:38:00Z">
        <w:r w:rsidRPr="009109BC">
          <w:rPr>
            <w:noProof/>
          </w:rPr>
          <w:t xml:space="preserve"> </w:t>
        </w:r>
      </w:ins>
    </w:p>
    <w:p w14:paraId="70A6E8A9" w14:textId="77777777" w:rsidR="009109BC" w:rsidRDefault="009109BC" w:rsidP="009109BC">
      <w:pPr>
        <w:pStyle w:val="ListParagraph"/>
        <w:rPr>
          <w:ins w:id="305" w:author="Andi Walther" w:date="2014-03-25T10:38:00Z"/>
          <w:lang w:val="en-GB"/>
        </w:rPr>
        <w:pPrChange w:id="306" w:author="Andi Walther" w:date="2014-03-25T10:38:00Z">
          <w:pPr/>
        </w:pPrChange>
      </w:pPr>
      <w:ins w:id="307" w:author="Andi Walther" w:date="2014-03-25T10:38:00Z">
        <w:r>
          <w:rPr>
            <w:noProof/>
          </w:rPr>
          <w:t xml:space="preserve">    </w:t>
        </w:r>
        <w:r>
          <w:rPr>
            <w:noProof/>
          </w:rPr>
          <mc:AlternateContent>
            <mc:Choice Requires="wps">
              <w:drawing>
                <wp:inline distT="0" distB="0" distL="0" distR="0" wp14:anchorId="08744550" wp14:editId="6F93B9E5">
                  <wp:extent cx="5372100" cy="685800"/>
                  <wp:effectExtent l="0" t="0" r="38100" b="25400"/>
                  <wp:docPr id="8" name="Text Box 8"/>
                  <wp:cNvGraphicFramePr/>
                  <a:graphic xmlns:a="http://schemas.openxmlformats.org/drawingml/2006/main">
                    <a:graphicData uri="http://schemas.microsoft.com/office/word/2010/wordprocessingShape">
                      <wps:wsp>
                        <wps:cNvSpPr txBox="1"/>
                        <wps:spPr>
                          <a:xfrm>
                            <a:off x="0" y="0"/>
                            <a:ext cx="5372100" cy="685800"/>
                          </a:xfrm>
                          <a:prstGeom prst="rect">
                            <a:avLst/>
                          </a:prstGeom>
                          <a:solidFill>
                            <a:schemeClr val="tx2">
                              <a:lumMod val="20000"/>
                              <a:lumOff val="80000"/>
                            </a:schemeClr>
                          </a:solid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586DB2" w14:textId="77777777" w:rsidR="009109BC" w:rsidRPr="009109BC" w:rsidRDefault="009109BC" w:rsidP="009109BC">
                              <w:pPr>
                                <w:rPr>
                                  <w:sz w:val="16"/>
                                  <w:szCs w:val="16"/>
                                  <w:rPrChange w:id="308" w:author="Andi Walther" w:date="2014-03-25T10:35:00Z">
                                    <w:rPr/>
                                  </w:rPrChange>
                                </w:rPr>
                              </w:pPr>
                              <w:proofErr w:type="spellStart"/>
                              <w:proofErr w:type="gramStart"/>
                              <w:ins w:id="309" w:author="Andi Walther" w:date="2014-03-25T10:35:00Z">
                                <w:r w:rsidRPr="009109BC">
                                  <w:rPr>
                                    <w:rFonts w:ascii="Menlo Regular" w:hAnsi="Menlo Regular" w:cs="Menlo Regular"/>
                                    <w:color w:val="000000"/>
                                    <w:sz w:val="16"/>
                                    <w:szCs w:val="16"/>
                                    <w:rPrChange w:id="310" w:author="Andi Walther" w:date="2014-03-25T10:35:00Z">
                                      <w:rPr>
                                        <w:rFonts w:ascii="Menlo Regular" w:hAnsi="Menlo Regular" w:cs="Menlo Regular"/>
                                        <w:color w:val="000000"/>
                                        <w:sz w:val="22"/>
                                        <w:szCs w:val="22"/>
                                      </w:rPr>
                                    </w:rPrChange>
                                  </w:rPr>
                                  <w:t>svn</w:t>
                                </w:r>
                                <w:proofErr w:type="spellEnd"/>
                                <w:proofErr w:type="gramEnd"/>
                                <w:r w:rsidRPr="009109BC">
                                  <w:rPr>
                                    <w:rFonts w:ascii="Menlo Regular" w:hAnsi="Menlo Regular" w:cs="Menlo Regular"/>
                                    <w:color w:val="000000"/>
                                    <w:sz w:val="16"/>
                                    <w:szCs w:val="16"/>
                                    <w:rPrChange w:id="311" w:author="Andi Walther" w:date="2014-03-25T10:35:00Z">
                                      <w:rPr>
                                        <w:rFonts w:ascii="Menlo Regular" w:hAnsi="Menlo Regular" w:cs="Menlo Regular"/>
                                        <w:color w:val="000000"/>
                                        <w:sz w:val="22"/>
                                        <w:szCs w:val="22"/>
                                      </w:rPr>
                                    </w:rPrChange>
                                  </w:rPr>
                                  <w:t xml:space="preserve"> checkout -q https://svn.ssec.wisc.edu/repos/cloud_team_clavrx/tags/clavrx_current/clavrx_scripts ./</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Text Box 8" o:spid="_x0000_s1027" type="#_x0000_t202" style="width:423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" fillcolor="#c6d9f1 [671]" strokecolor="black [3213]">
                  <v:textbox>
                    <w:txbxContent>
                      <w:p w14:paraId="1E586DB2" w14:textId="77777777" w:rsidR="009109BC" w:rsidRPr="009109BC" w:rsidRDefault="009109BC" w:rsidP="009109BC">
                        <w:pPr>
                          <w:rPr>
                            <w:sz w:val="16"/>
                            <w:szCs w:val="16"/>
                            <w:rPrChange w:id="312" w:author="Andi Walther" w:date="2014-03-25T10:35:00Z">
                              <w:rPr/>
                            </w:rPrChange>
                          </w:rPr>
                        </w:pPr>
                        <w:proofErr w:type="spellStart"/>
                        <w:proofErr w:type="gramStart"/>
                        <w:ins w:id="313" w:author="Andi Walther" w:date="2014-03-25T10:35:00Z">
                          <w:r w:rsidRPr="009109BC">
                            <w:rPr>
                              <w:rFonts w:ascii="Menlo Regular" w:hAnsi="Menlo Regular" w:cs="Menlo Regular"/>
                              <w:color w:val="000000"/>
                              <w:sz w:val="16"/>
                              <w:szCs w:val="16"/>
                              <w:rPrChange w:id="314" w:author="Andi Walther" w:date="2014-03-25T10:35:00Z">
                                <w:rPr>
                                  <w:rFonts w:ascii="Menlo Regular" w:hAnsi="Menlo Regular" w:cs="Menlo Regular"/>
                                  <w:color w:val="000000"/>
                                  <w:sz w:val="22"/>
                                  <w:szCs w:val="22"/>
                                </w:rPr>
                              </w:rPrChange>
                            </w:rPr>
                            <w:t>svn</w:t>
                          </w:r>
                          <w:proofErr w:type="spellEnd"/>
                          <w:proofErr w:type="gramEnd"/>
                          <w:r w:rsidRPr="009109BC">
                            <w:rPr>
                              <w:rFonts w:ascii="Menlo Regular" w:hAnsi="Menlo Regular" w:cs="Menlo Regular"/>
                              <w:color w:val="000000"/>
                              <w:sz w:val="16"/>
                              <w:szCs w:val="16"/>
                              <w:rPrChange w:id="315" w:author="Andi Walther" w:date="2014-03-25T10:35:00Z">
                                <w:rPr>
                                  <w:rFonts w:ascii="Menlo Regular" w:hAnsi="Menlo Regular" w:cs="Menlo Regular"/>
                                  <w:color w:val="000000"/>
                                  <w:sz w:val="22"/>
                                  <w:szCs w:val="22"/>
                                </w:rPr>
                              </w:rPrChange>
                            </w:rPr>
                            <w:t xml:space="preserve"> checkout -q https://svn.ssec.wisc.edu/repos/cloud_team_clavrx/tags/clavrx_current/clavrx_scripts ./</w:t>
                          </w:r>
                        </w:ins>
                      </w:p>
                    </w:txbxContent>
                  </v:textbox>
                  <w10:anchorlock/>
                </v:shape>
              </w:pict>
            </mc:Fallback>
          </mc:AlternateContent>
        </w:r>
      </w:ins>
    </w:p>
    <w:p w14:paraId="4E388857" w14:textId="77777777" w:rsidR="009109BC" w:rsidRDefault="009109BC" w:rsidP="009109BC">
      <w:pPr>
        <w:pStyle w:val="ListParagraph"/>
        <w:rPr>
          <w:ins w:id="316" w:author="Andi Walther" w:date="2014-03-25T10:38:00Z"/>
          <w:lang w:val="en-GB"/>
        </w:rPr>
        <w:pPrChange w:id="317" w:author="Andi Walther" w:date="2014-03-25T10:38:00Z">
          <w:pPr/>
        </w:pPrChange>
      </w:pPr>
    </w:p>
    <w:p w14:paraId="69D34FA3" w14:textId="77777777" w:rsidR="009109BC" w:rsidRDefault="009109BC" w:rsidP="009109BC">
      <w:pPr>
        <w:pStyle w:val="ListParagraph"/>
        <w:numPr>
          <w:ilvl w:val="0"/>
          <w:numId w:val="6"/>
        </w:numPr>
        <w:rPr>
          <w:ins w:id="318" w:author="Andi Walther" w:date="2014-03-25T10:38:00Z"/>
          <w:lang w:val="en-GB"/>
        </w:rPr>
        <w:pPrChange w:id="319" w:author="Andi Walther" w:date="2014-03-25T10:37:00Z">
          <w:pPr/>
        </w:pPrChange>
      </w:pPr>
      <w:proofErr w:type="gramStart"/>
      <w:ins w:id="320" w:author="Andi Walther" w:date="2014-03-25T10:44:00Z">
        <w:r>
          <w:rPr>
            <w:lang w:val="en-GB"/>
          </w:rPr>
          <w:t xml:space="preserve">Run  </w:t>
        </w:r>
        <w:r w:rsidRPr="009109BC">
          <w:rPr>
            <w:rFonts w:ascii="Andale Mono" w:hAnsi="Andale Mono"/>
            <w:lang w:val="en-GB"/>
            <w:rPrChange w:id="321" w:author="Andi Walther" w:date="2014-03-25T10:45:00Z">
              <w:rPr>
                <w:lang w:val="en-GB"/>
              </w:rPr>
            </w:rPrChange>
          </w:rPr>
          <w:t>./</w:t>
        </w:r>
        <w:proofErr w:type="gramEnd"/>
        <w:r w:rsidRPr="009109BC">
          <w:rPr>
            <w:rFonts w:ascii="Andale Mono" w:hAnsi="Andale Mono"/>
            <w:lang w:val="en-GB"/>
            <w:rPrChange w:id="322" w:author="Andi Walther" w:date="2014-03-25T10:45:00Z">
              <w:rPr>
                <w:lang w:val="en-GB"/>
              </w:rPr>
            </w:rPrChange>
          </w:rPr>
          <w:t>install_clavrx_stable.sh</w:t>
        </w:r>
      </w:ins>
      <w:ins w:id="323" w:author="Andi Walther" w:date="2014-03-25T10:45:00Z">
        <w:r w:rsidRPr="009109BC">
          <w:rPr>
            <w:rPrChange w:id="324" w:author="Andi Walther" w:date="2014-03-25T10:46:00Z">
              <w:rPr>
                <w:rFonts w:ascii="Andale Mono" w:hAnsi="Andale Mono"/>
                <w:lang w:val="en-GB"/>
              </w:rPr>
            </w:rPrChange>
          </w:rPr>
          <w:t xml:space="preserve"> </w:t>
        </w:r>
        <w:r>
          <w:rPr>
            <w:rPrChange w:id="325" w:author="Andi Walther" w:date="2014-03-25T10:46:00Z">
              <w:rPr/>
            </w:rPrChange>
          </w:rPr>
          <w:t xml:space="preserve">, which </w:t>
        </w:r>
      </w:ins>
      <w:ins w:id="326" w:author="Andi Walther" w:date="2014-03-25T10:46:00Z">
        <w:r>
          <w:t>downloads</w:t>
        </w:r>
      </w:ins>
      <w:ins w:id="327" w:author="Andi Walther" w:date="2014-03-25T10:45:00Z">
        <w:r>
          <w:rPr>
            <w:rPrChange w:id="328" w:author="Andi Walther" w:date="2014-03-25T10:46:00Z">
              <w:rPr/>
            </w:rPrChange>
          </w:rPr>
          <w:t xml:space="preserve"> </w:t>
        </w:r>
      </w:ins>
      <w:ins w:id="329" w:author="Andi Walther" w:date="2014-03-25T10:46:00Z">
        <w:r>
          <w:t xml:space="preserve">and compiles all needed modules. You may have to change hdf4 and hdf5 library paths in all config.mk files </w:t>
        </w:r>
        <w:proofErr w:type="gramStart"/>
        <w:r>
          <w:t>( in</w:t>
        </w:r>
        <w:proofErr w:type="gramEnd"/>
        <w:r>
          <w:t xml:space="preserve"> subdirectories </w:t>
        </w:r>
        <w:proofErr w:type="spellStart"/>
        <w:r w:rsidRPr="009109BC">
          <w:rPr>
            <w:b/>
            <w:rPrChange w:id="330" w:author="Andi Walther" w:date="2014-03-25T10:47:00Z">
              <w:rPr/>
            </w:rPrChange>
          </w:rPr>
          <w:t>dcomp</w:t>
        </w:r>
        <w:proofErr w:type="spellEnd"/>
        <w:r w:rsidRPr="009109BC">
          <w:rPr>
            <w:b/>
            <w:rPrChange w:id="331" w:author="Andi Walther" w:date="2014-03-25T10:47:00Z">
              <w:rPr/>
            </w:rPrChange>
          </w:rPr>
          <w:t xml:space="preserve">, </w:t>
        </w:r>
        <w:proofErr w:type="spellStart"/>
        <w:r w:rsidRPr="009109BC">
          <w:rPr>
            <w:b/>
            <w:rPrChange w:id="332" w:author="Andi Walther" w:date="2014-03-25T10:47:00Z">
              <w:rPr/>
            </w:rPrChange>
          </w:rPr>
          <w:t>nlcomp</w:t>
        </w:r>
        <w:proofErr w:type="spellEnd"/>
        <w:r>
          <w:t xml:space="preserve"> and </w:t>
        </w:r>
        <w:proofErr w:type="spellStart"/>
        <w:r w:rsidRPr="009109BC">
          <w:rPr>
            <w:b/>
            <w:rPrChange w:id="333" w:author="Andi Walther" w:date="2014-03-25T10:47:00Z">
              <w:rPr/>
            </w:rPrChange>
          </w:rPr>
          <w:t>main_src</w:t>
        </w:r>
        <w:proofErr w:type="spellEnd"/>
        <w:r>
          <w:t>)</w:t>
        </w:r>
      </w:ins>
    </w:p>
    <w:p w14:paraId="6AA31ED7" w14:textId="77777777" w:rsidR="009109BC" w:rsidRPr="009109BC" w:rsidRDefault="009109BC" w:rsidP="009109BC">
      <w:pPr>
        <w:rPr>
          <w:ins w:id="334" w:author="Andi Walther" w:date="2014-03-25T10:38:00Z"/>
          <w:lang w:val="en-GB"/>
          <w:rPrChange w:id="335" w:author="Andi Walther" w:date="2014-03-25T10:38:00Z">
            <w:rPr>
              <w:ins w:id="336" w:author="Andi Walther" w:date="2014-03-25T10:38:00Z"/>
              <w:lang w:val="en-GB"/>
            </w:rPr>
          </w:rPrChange>
        </w:rPr>
        <w:pPrChange w:id="337" w:author="Andi Walther" w:date="2014-03-25T10:38:00Z">
          <w:pPr>
            <w:pStyle w:val="ListParagraph"/>
            <w:numPr>
              <w:numId w:val="6"/>
            </w:numPr>
            <w:ind w:hanging="360"/>
          </w:pPr>
        </w:pPrChange>
      </w:pPr>
    </w:p>
    <w:p w14:paraId="113B284F" w14:textId="77777777" w:rsidR="009109BC" w:rsidRPr="009109BC" w:rsidRDefault="009109BC" w:rsidP="009109BC">
      <w:pPr>
        <w:rPr>
          <w:ins w:id="338" w:author="Andi Walther" w:date="2014-03-25T10:50:00Z"/>
          <w:lang w:val="en-GB"/>
          <w:rPrChange w:id="339" w:author="Andi Walther" w:date="2014-03-25T10:50:00Z">
            <w:rPr>
              <w:ins w:id="340" w:author="Andi Walther" w:date="2014-03-25T10:50:00Z"/>
              <w:lang w:val="en-GB"/>
            </w:rPr>
          </w:rPrChange>
        </w:rPr>
        <w:pPrChange w:id="341" w:author="Andi Walther" w:date="2014-03-25T10:50:00Z">
          <w:pPr>
            <w:pStyle w:val="ListParagraph"/>
            <w:numPr>
              <w:numId w:val="6"/>
            </w:numPr>
            <w:ind w:hanging="360"/>
          </w:pPr>
        </w:pPrChange>
      </w:pPr>
    </w:p>
    <w:p w14:paraId="25860F08" w14:textId="77777777" w:rsidR="009109BC" w:rsidRDefault="009109BC" w:rsidP="009109BC">
      <w:pPr>
        <w:pStyle w:val="ListParagraph"/>
        <w:numPr>
          <w:ilvl w:val="0"/>
          <w:numId w:val="6"/>
        </w:numPr>
        <w:rPr>
          <w:ins w:id="342" w:author="Andi Walther" w:date="2014-03-25T11:16:00Z"/>
          <w:lang w:val="en-GB"/>
        </w:rPr>
        <w:pPrChange w:id="343" w:author="Andi Walther" w:date="2014-03-25T10:37:00Z">
          <w:pPr/>
        </w:pPrChange>
      </w:pPr>
      <w:ins w:id="344" w:author="Andi Walther" w:date="2014-03-25T10:50:00Z">
        <w:r>
          <w:rPr>
            <w:lang w:val="en-GB"/>
          </w:rPr>
          <w:t xml:space="preserve">The executable binary </w:t>
        </w:r>
      </w:ins>
      <w:proofErr w:type="spellStart"/>
      <w:ins w:id="345" w:author="Andi Walther" w:date="2014-03-25T10:51:00Z">
        <w:r w:rsidRPr="009109BC">
          <w:rPr>
            <w:b/>
            <w:i/>
            <w:lang w:val="en-GB"/>
            <w:rPrChange w:id="346" w:author="Andi Walther" w:date="2014-03-25T10:51:00Z">
              <w:rPr>
                <w:lang w:val="en-GB"/>
              </w:rPr>
            </w:rPrChange>
          </w:rPr>
          <w:t>clavrxorb</w:t>
        </w:r>
        <w:proofErr w:type="spellEnd"/>
        <w:r>
          <w:rPr>
            <w:lang w:val="en-GB"/>
          </w:rPr>
          <w:t xml:space="preserve"> </w:t>
        </w:r>
      </w:ins>
      <w:ins w:id="347" w:author="Andi Walther" w:date="2014-03-25T10:50:00Z">
        <w:r>
          <w:rPr>
            <w:lang w:val="en-GB"/>
          </w:rPr>
          <w:t xml:space="preserve">can be now found in </w:t>
        </w:r>
        <w:proofErr w:type="spellStart"/>
        <w:r>
          <w:rPr>
            <w:lang w:val="en-GB"/>
          </w:rPr>
          <w:t>clavrx_bin</w:t>
        </w:r>
        <w:proofErr w:type="spellEnd"/>
        <w:r>
          <w:rPr>
            <w:lang w:val="en-GB"/>
          </w:rPr>
          <w:t xml:space="preserve"> folder.</w:t>
        </w:r>
      </w:ins>
    </w:p>
    <w:p w14:paraId="27AE3269" w14:textId="77777777" w:rsidR="00621C45" w:rsidRDefault="00621C45" w:rsidP="00621C45">
      <w:pPr>
        <w:pStyle w:val="ListParagraph"/>
        <w:rPr>
          <w:ins w:id="348" w:author="Andi Walther" w:date="2014-03-25T11:15:00Z"/>
          <w:lang w:val="en-GB"/>
        </w:rPr>
        <w:pPrChange w:id="349" w:author="Andi Walther" w:date="2014-03-25T11:16:00Z">
          <w:pPr/>
        </w:pPrChange>
      </w:pPr>
    </w:p>
    <w:p w14:paraId="127182A8" w14:textId="19DB79B1" w:rsidR="00621C45" w:rsidRDefault="00621C45" w:rsidP="009109BC">
      <w:pPr>
        <w:pStyle w:val="ListParagraph"/>
        <w:numPr>
          <w:ilvl w:val="0"/>
          <w:numId w:val="6"/>
        </w:numPr>
        <w:rPr>
          <w:ins w:id="350" w:author="Andi Walther" w:date="2014-03-25T10:37:00Z"/>
          <w:lang w:val="en-GB"/>
        </w:rPr>
        <w:pPrChange w:id="351" w:author="Andi Walther" w:date="2014-03-25T10:37:00Z">
          <w:pPr/>
        </w:pPrChange>
      </w:pPr>
      <w:ins w:id="352" w:author="Andi Walther" w:date="2014-03-25T11:16:00Z">
        <w:r>
          <w:rPr>
            <w:lang w:val="en-GB"/>
          </w:rPr>
          <w:t xml:space="preserve">Older versions can be download </w:t>
        </w:r>
        <w:proofErr w:type="gramStart"/>
        <w:r>
          <w:rPr>
            <w:lang w:val="en-GB"/>
          </w:rPr>
          <w:t xml:space="preserve">with </w:t>
        </w:r>
        <w:r w:rsidRPr="00B9460E">
          <w:rPr>
            <w:rFonts w:ascii="Andale Mono" w:hAnsi="Andale Mono"/>
            <w:lang w:val="en-GB"/>
          </w:rPr>
          <w:t>./</w:t>
        </w:r>
        <w:proofErr w:type="gramEnd"/>
        <w:r w:rsidRPr="00B9460E">
          <w:rPr>
            <w:rFonts w:ascii="Andale Mono" w:hAnsi="Andale Mono"/>
            <w:lang w:val="en-GB"/>
          </w:rPr>
          <w:t>install_clavrx_stable.sh</w:t>
        </w:r>
        <w:r>
          <w:rPr>
            <w:rFonts w:ascii="Andale Mono" w:hAnsi="Andale Mono"/>
            <w:lang w:val="en-GB"/>
          </w:rPr>
          <w:t xml:space="preserve"> </w:t>
        </w:r>
        <w:r w:rsidRPr="00621C45">
          <w:rPr>
            <w:rFonts w:ascii="Andale Mono" w:hAnsi="Andale Mono"/>
            <w:b/>
            <w:lang w:val="en-GB"/>
            <w:rPrChange w:id="353" w:author="Andi Walther" w:date="2014-03-25T11:17:00Z">
              <w:rPr>
                <w:rFonts w:ascii="Andale Mono" w:hAnsi="Andale Mono"/>
                <w:lang w:val="en-GB"/>
              </w:rPr>
            </w:rPrChange>
          </w:rPr>
          <w:t>&lt;version number&gt;</w:t>
        </w:r>
      </w:ins>
      <w:bookmarkStart w:id="354" w:name="_GoBack"/>
      <w:bookmarkEnd w:id="354"/>
    </w:p>
    <w:p w14:paraId="22FB5F74" w14:textId="77777777" w:rsidR="00910FBE" w:rsidRDefault="00910FBE" w:rsidP="00910FBE">
      <w:pPr>
        <w:pStyle w:val="Heading1"/>
        <w:rPr>
          <w:ins w:id="355" w:author="Andi Walther" w:date="2014-03-25T11:04:00Z"/>
        </w:rPr>
        <w:pPrChange w:id="356" w:author="Andi Walther" w:date="2014-03-25T11:04:00Z">
          <w:pPr>
            <w:pStyle w:val="Heading1"/>
          </w:pPr>
        </w:pPrChange>
      </w:pPr>
      <w:ins w:id="357" w:author="Andi Walther" w:date="2014-03-25T11:03:00Z">
        <w:r>
          <w:rPr>
            <w:noProof/>
          </w:rPr>
          <w:drawing>
            <wp:inline distT="0" distB="0" distL="0" distR="0" wp14:anchorId="114F6A00" wp14:editId="2EA23361">
              <wp:extent cx="5486400" cy="1647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25 at 11.02.33 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647190"/>
                      </a:xfrm>
                      <a:prstGeom prst="rect">
                        <a:avLst/>
                      </a:prstGeom>
                    </pic:spPr>
                  </pic:pic>
                </a:graphicData>
              </a:graphic>
            </wp:inline>
          </w:drawing>
        </w:r>
      </w:ins>
    </w:p>
    <w:p w14:paraId="2089ABCD" w14:textId="77777777" w:rsidR="009109BC" w:rsidRDefault="00910FBE" w:rsidP="00910FBE">
      <w:pPr>
        <w:pStyle w:val="Caption"/>
        <w:rPr>
          <w:ins w:id="358" w:author="Andi Walther" w:date="2014-03-25T11:03:00Z"/>
        </w:rPr>
        <w:pPrChange w:id="359" w:author="Andi Walther" w:date="2014-03-25T11:04:00Z">
          <w:pPr>
            <w:pStyle w:val="Heading1"/>
          </w:pPr>
        </w:pPrChange>
      </w:pPr>
      <w:ins w:id="360" w:author="Andi Walther" w:date="2014-03-25T11:04:00Z">
        <w:r>
          <w:t xml:space="preserve">Figure </w:t>
        </w:r>
        <w:r>
          <w:fldChar w:fldCharType="begin"/>
        </w:r>
        <w:r>
          <w:instrText xml:space="preserve"> SEQ Figure \* ARABIC </w:instrText>
        </w:r>
      </w:ins>
      <w:r>
        <w:fldChar w:fldCharType="separate"/>
      </w:r>
      <w:ins w:id="361" w:author="Andi Walther" w:date="2014-03-25T11:04:00Z">
        <w:r>
          <w:rPr>
            <w:noProof/>
          </w:rPr>
          <w:t>2</w:t>
        </w:r>
        <w:r>
          <w:fldChar w:fldCharType="end"/>
        </w:r>
        <w:r>
          <w:t xml:space="preserve"> Example session. </w:t>
        </w:r>
        <w:proofErr w:type="spellStart"/>
        <w:proofErr w:type="gramStart"/>
        <w:r>
          <w:t>Downlaod</w:t>
        </w:r>
        <w:proofErr w:type="spellEnd"/>
        <w:r>
          <w:t xml:space="preserve"> and start running installer script.</w:t>
        </w:r>
      </w:ins>
      <w:proofErr w:type="gramEnd"/>
    </w:p>
    <w:p w14:paraId="5C9095F6" w14:textId="77777777" w:rsidR="00910FBE" w:rsidRDefault="00910FBE" w:rsidP="00910FBE">
      <w:pPr>
        <w:rPr>
          <w:ins w:id="362" w:author="Andi Walther" w:date="2014-03-25T11:03:00Z"/>
        </w:rPr>
        <w:pPrChange w:id="363" w:author="Andi Walther" w:date="2014-03-25T11:03:00Z">
          <w:pPr>
            <w:pStyle w:val="Heading1"/>
          </w:pPr>
        </w:pPrChange>
      </w:pPr>
    </w:p>
    <w:p w14:paraId="31D5EAF1" w14:textId="77777777" w:rsidR="00910FBE" w:rsidRDefault="00910FBE" w:rsidP="00910FBE">
      <w:pPr>
        <w:keepNext/>
        <w:rPr>
          <w:ins w:id="364" w:author="Andi Walther" w:date="2014-03-25T11:04:00Z"/>
        </w:rPr>
        <w:pPrChange w:id="365" w:author="Andi Walther" w:date="2014-03-25T11:04:00Z">
          <w:pPr/>
        </w:pPrChange>
      </w:pPr>
      <w:ins w:id="366" w:author="Andi Walther" w:date="2014-03-25T11:03:00Z">
        <w:r>
          <w:rPr>
            <w:noProof/>
          </w:rPr>
          <w:drawing>
            <wp:inline distT="0" distB="0" distL="0" distR="0" wp14:anchorId="1F99DE9E" wp14:editId="6CFE06B9">
              <wp:extent cx="5486400" cy="12179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3-25 at 11.02.21 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217930"/>
                      </a:xfrm>
                      <a:prstGeom prst="rect">
                        <a:avLst/>
                      </a:prstGeom>
                    </pic:spPr>
                  </pic:pic>
                </a:graphicData>
              </a:graphic>
            </wp:inline>
          </w:drawing>
        </w:r>
      </w:ins>
    </w:p>
    <w:p w14:paraId="76A2DA97" w14:textId="7FA93C01" w:rsidR="00910FBE" w:rsidRPr="00910FBE" w:rsidRDefault="00910FBE" w:rsidP="00910FBE">
      <w:pPr>
        <w:pStyle w:val="Caption"/>
        <w:rPr>
          <w:ins w:id="367" w:author="Andi Walther" w:date="2014-03-25T10:37:00Z"/>
          <w:rPrChange w:id="368" w:author="Andi Walther" w:date="2014-03-25T11:03:00Z">
            <w:rPr>
              <w:ins w:id="369" w:author="Andi Walther" w:date="2014-03-25T10:37:00Z"/>
            </w:rPr>
          </w:rPrChange>
        </w:rPr>
        <w:pPrChange w:id="370" w:author="Andi Walther" w:date="2014-03-25T11:04:00Z">
          <w:pPr>
            <w:pStyle w:val="Heading1"/>
          </w:pPr>
        </w:pPrChange>
      </w:pPr>
      <w:ins w:id="371" w:author="Andi Walther" w:date="2014-03-25T11:04:00Z">
        <w:r>
          <w:t xml:space="preserve">Figure </w:t>
        </w:r>
        <w:r>
          <w:fldChar w:fldCharType="begin"/>
        </w:r>
        <w:r>
          <w:instrText xml:space="preserve"> SEQ Figure \* ARABIC </w:instrText>
        </w:r>
      </w:ins>
      <w:r>
        <w:fldChar w:fldCharType="separate"/>
      </w:r>
      <w:ins w:id="372" w:author="Andi Walther" w:date="2014-03-25T11:04:00Z">
        <w:r>
          <w:rPr>
            <w:noProof/>
          </w:rPr>
          <w:t>3</w:t>
        </w:r>
        <w:r>
          <w:fldChar w:fldCharType="end"/>
        </w:r>
        <w:r w:rsidR="00B951C1">
          <w:t xml:space="preserve"> Example session showing the r</w:t>
        </w:r>
        <w:r>
          <w:t xml:space="preserve">esult of </w:t>
        </w:r>
        <w:r w:rsidR="00521E58">
          <w:t>successful</w:t>
        </w:r>
        <w:r>
          <w:t xml:space="preserve"> installation with installer script.</w:t>
        </w:r>
      </w:ins>
    </w:p>
    <w:p w14:paraId="00111F02" w14:textId="032E7548" w:rsidR="00FF7869" w:rsidRDefault="00FF7869" w:rsidP="008F42EC">
      <w:pPr>
        <w:pStyle w:val="Heading1"/>
        <w:rPr>
          <w:ins w:id="373" w:author="Andi Walther" w:date="2014-03-25T11:08:00Z"/>
        </w:rPr>
      </w:pPr>
      <w:bookmarkStart w:id="374" w:name="_Toc257364703"/>
      <w:ins w:id="375" w:author="Andi Walther" w:date="2014-03-25T11:08:00Z">
        <w:r>
          <w:t>Installation of trunk branch of CLAVR-x</w:t>
        </w:r>
      </w:ins>
    </w:p>
    <w:p w14:paraId="52AD4135" w14:textId="77777777" w:rsidR="00FF7869" w:rsidRPr="00FF7869" w:rsidRDefault="00FF7869" w:rsidP="00FF7869">
      <w:pPr>
        <w:rPr>
          <w:ins w:id="376" w:author="Andi Walther" w:date="2014-03-25T11:08:00Z"/>
          <w:rPrChange w:id="377" w:author="Andi Walther" w:date="2014-03-25T11:08:00Z">
            <w:rPr>
              <w:ins w:id="378" w:author="Andi Walther" w:date="2014-03-25T11:08:00Z"/>
            </w:rPr>
          </w:rPrChange>
        </w:rPr>
        <w:pPrChange w:id="379" w:author="Andi Walther" w:date="2014-03-25T11:08:00Z">
          <w:pPr>
            <w:pStyle w:val="Heading1"/>
          </w:pPr>
        </w:pPrChange>
      </w:pPr>
    </w:p>
    <w:p w14:paraId="52759052" w14:textId="41FFEE9B" w:rsidR="00FF7869" w:rsidRDefault="00FF7869" w:rsidP="00FF7869">
      <w:pPr>
        <w:rPr>
          <w:ins w:id="380" w:author="Andi Walther" w:date="2014-03-25T11:10:00Z"/>
        </w:rPr>
        <w:pPrChange w:id="381" w:author="Andi Walther" w:date="2014-03-25T11:08:00Z">
          <w:pPr>
            <w:pStyle w:val="Heading1"/>
          </w:pPr>
        </w:pPrChange>
      </w:pPr>
      <w:ins w:id="382" w:author="Andi Walther" w:date="2014-03-25T11:08:00Z">
        <w:r>
          <w:t>Trunk and other development branches are</w:t>
        </w:r>
      </w:ins>
      <w:ins w:id="383" w:author="Andi Walther" w:date="2014-03-25T11:09:00Z">
        <w:r>
          <w:t xml:space="preserve"> solely for developers</w:t>
        </w:r>
      </w:ins>
      <w:ins w:id="384" w:author="Andi Walther" w:date="2014-03-25T11:11:00Z">
        <w:r>
          <w:t xml:space="preserve"> and advanced users</w:t>
        </w:r>
      </w:ins>
      <w:ins w:id="385" w:author="Andi Walther" w:date="2014-03-25T11:09:00Z">
        <w:r>
          <w:t>.</w:t>
        </w:r>
      </w:ins>
      <w:ins w:id="386" w:author="Andi Walther" w:date="2014-03-25T11:08:00Z">
        <w:r>
          <w:t xml:space="preserve"> </w:t>
        </w:r>
      </w:ins>
      <w:ins w:id="387" w:author="Andi Walther" w:date="2014-03-25T11:10:00Z">
        <w:r>
          <w:t>These versions o</w:t>
        </w:r>
        <w:r w:rsidR="00621C45">
          <w:t xml:space="preserve">f CLAVR-x may be not stable. </w:t>
        </w:r>
      </w:ins>
    </w:p>
    <w:p w14:paraId="14B3EC91" w14:textId="77777777" w:rsidR="00FF7869" w:rsidRPr="00FF7869" w:rsidRDefault="00FF7869" w:rsidP="00FF7869">
      <w:pPr>
        <w:rPr>
          <w:ins w:id="388" w:author="Andi Walther" w:date="2014-03-25T11:08:00Z"/>
          <w:rPrChange w:id="389" w:author="Andi Walther" w:date="2014-03-25T11:08:00Z">
            <w:rPr>
              <w:ins w:id="390" w:author="Andi Walther" w:date="2014-03-25T11:08:00Z"/>
            </w:rPr>
          </w:rPrChange>
        </w:rPr>
        <w:pPrChange w:id="391" w:author="Andi Walther" w:date="2014-03-25T11:08:00Z">
          <w:pPr>
            <w:pStyle w:val="Heading1"/>
          </w:pPr>
        </w:pPrChange>
      </w:pPr>
    </w:p>
    <w:p w14:paraId="7BFB2263" w14:textId="14FD1622" w:rsidR="00FF7869" w:rsidRPr="00FF7869" w:rsidRDefault="00FF7869" w:rsidP="00FF7869">
      <w:pPr>
        <w:rPr>
          <w:ins w:id="392" w:author="Andi Walther" w:date="2014-03-25T11:10:00Z"/>
          <w:rPrChange w:id="393" w:author="Andi Walther" w:date="2014-03-25T11:11:00Z">
            <w:rPr>
              <w:ins w:id="394" w:author="Andi Walther" w:date="2014-03-25T11:10:00Z"/>
              <w:lang w:val="en-GB"/>
            </w:rPr>
          </w:rPrChange>
        </w:rPr>
        <w:pPrChange w:id="395" w:author="Andi Walther" w:date="2014-03-25T11:10:00Z">
          <w:pPr>
            <w:pStyle w:val="ListParagraph"/>
            <w:numPr>
              <w:numId w:val="6"/>
            </w:numPr>
            <w:ind w:hanging="360"/>
          </w:pPr>
        </w:pPrChange>
      </w:pPr>
      <w:ins w:id="396" w:author="Andi Walther" w:date="2014-03-25T11:11:00Z">
        <w:r>
          <w:rPr>
            <w:lang w:val="en-GB"/>
          </w:rPr>
          <w:t xml:space="preserve">Users and developers </w:t>
        </w:r>
      </w:ins>
      <w:ins w:id="397" w:author="Andi Walther" w:date="2014-03-25T11:10:00Z">
        <w:r w:rsidRPr="00FF7869">
          <w:rPr>
            <w:lang w:val="en-GB"/>
            <w:rPrChange w:id="398" w:author="Andi Walther" w:date="2014-03-25T11:10:00Z">
              <w:rPr>
                <w:lang w:val="en-GB"/>
              </w:rPr>
            </w:rPrChange>
          </w:rPr>
          <w:t xml:space="preserve">may download </w:t>
        </w:r>
        <w:r w:rsidR="00621C45">
          <w:rPr>
            <w:lang w:val="en-GB"/>
            <w:rPrChange w:id="399" w:author="Andi Walther" w:date="2014-03-25T11:10:00Z">
              <w:rPr>
                <w:lang w:val="en-GB"/>
              </w:rPr>
            </w:rPrChange>
          </w:rPr>
          <w:t xml:space="preserve">trunk version </w:t>
        </w:r>
        <w:proofErr w:type="gramStart"/>
        <w:r w:rsidR="00621C45">
          <w:rPr>
            <w:lang w:val="en-GB"/>
            <w:rPrChange w:id="400" w:author="Andi Walther" w:date="2014-03-25T11:10:00Z">
              <w:rPr>
                <w:lang w:val="en-GB"/>
              </w:rPr>
            </w:rPrChange>
          </w:rPr>
          <w:t xml:space="preserve">by </w:t>
        </w:r>
        <w:r w:rsidRPr="00FF7869">
          <w:rPr>
            <w:rFonts w:ascii="Andale Mono" w:hAnsi="Andale Mono"/>
            <w:lang w:val="en-GB"/>
            <w:rPrChange w:id="401" w:author="Andi Walther" w:date="2014-03-25T11:10:00Z">
              <w:rPr>
                <w:rFonts w:ascii="Andale Mono" w:hAnsi="Andale Mono"/>
                <w:lang w:val="en-GB"/>
              </w:rPr>
            </w:rPrChange>
          </w:rPr>
          <w:t>./</w:t>
        </w:r>
        <w:proofErr w:type="gramEnd"/>
        <w:r w:rsidRPr="00FF7869">
          <w:rPr>
            <w:rFonts w:ascii="Andale Mono" w:hAnsi="Andale Mono"/>
            <w:lang w:val="en-GB"/>
            <w:rPrChange w:id="402" w:author="Andi Walther" w:date="2014-03-25T11:10:00Z">
              <w:rPr>
                <w:rFonts w:ascii="Andale Mono" w:hAnsi="Andale Mono"/>
                <w:lang w:val="en-GB"/>
              </w:rPr>
            </w:rPrChange>
          </w:rPr>
          <w:t>install_clavrx_trunk.sh</w:t>
        </w:r>
      </w:ins>
      <w:ins w:id="403" w:author="Andi Walther" w:date="2014-03-25T11:11:00Z">
        <w:r>
          <w:rPr>
            <w:rFonts w:ascii="Andale Mono" w:hAnsi="Andale Mono"/>
            <w:lang w:val="en-GB"/>
          </w:rPr>
          <w:t xml:space="preserve">  </w:t>
        </w:r>
        <w:r w:rsidRPr="00FF7869">
          <w:rPr>
            <w:rPrChange w:id="404" w:author="Andi Walther" w:date="2014-03-25T11:11:00Z">
              <w:rPr>
                <w:rFonts w:ascii="Andale Mono" w:hAnsi="Andale Mono"/>
                <w:lang w:val="en-GB"/>
              </w:rPr>
            </w:rPrChange>
          </w:rPr>
          <w:t xml:space="preserve">( see </w:t>
        </w:r>
        <w:r>
          <w:t>section “</w:t>
        </w:r>
        <w:r w:rsidRPr="00FF7869">
          <w:rPr>
            <w:rPrChange w:id="405" w:author="Andi Walther" w:date="2014-03-25T11:11:00Z">
              <w:rPr>
                <w:rFonts w:ascii="Andale Mono" w:hAnsi="Andale Mono"/>
                <w:lang w:val="en-GB"/>
              </w:rPr>
            </w:rPrChange>
          </w:rPr>
          <w:t xml:space="preserve">Installation of stable version </w:t>
        </w:r>
        <w:r>
          <w:t>“</w:t>
        </w:r>
        <w:r w:rsidRPr="00FF7869">
          <w:rPr>
            <w:rPrChange w:id="406" w:author="Andi Walther" w:date="2014-03-25T11:11:00Z">
              <w:rPr>
                <w:rFonts w:ascii="Andale Mono" w:hAnsi="Andale Mono"/>
                <w:lang w:val="en-GB"/>
              </w:rPr>
            </w:rPrChange>
          </w:rPr>
          <w:t>above)</w:t>
        </w:r>
      </w:ins>
    </w:p>
    <w:p w14:paraId="6C6334E3" w14:textId="77777777" w:rsidR="00FF7869" w:rsidRPr="00B9460E" w:rsidRDefault="00FF7869" w:rsidP="00FF7869">
      <w:pPr>
        <w:rPr>
          <w:ins w:id="407" w:author="Andi Walther" w:date="2014-03-25T11:10:00Z"/>
          <w:lang w:val="en-GB"/>
        </w:rPr>
      </w:pPr>
    </w:p>
    <w:p w14:paraId="2E501D02" w14:textId="13D841F6" w:rsidR="00FF7869" w:rsidRPr="005C6DBA" w:rsidRDefault="00FF7869" w:rsidP="005C6DBA">
      <w:pPr>
        <w:rPr>
          <w:ins w:id="408" w:author="Andi Walther" w:date="2014-03-25T11:08:00Z"/>
          <w:lang w:val="en-GB"/>
          <w:rPrChange w:id="409" w:author="Andi Walther" w:date="2014-03-25T11:12:00Z">
            <w:rPr>
              <w:ins w:id="410" w:author="Andi Walther" w:date="2014-03-25T11:08:00Z"/>
            </w:rPr>
          </w:rPrChange>
        </w:rPr>
        <w:pPrChange w:id="411" w:author="Andi Walther" w:date="2014-03-25T11:12:00Z">
          <w:pPr>
            <w:pStyle w:val="Heading1"/>
          </w:pPr>
        </w:pPrChange>
      </w:pPr>
      <w:ins w:id="412" w:author="Andi Walther" w:date="2014-03-25T11:10:00Z">
        <w:r w:rsidRPr="00FF7869">
          <w:rPr>
            <w:lang w:val="en-GB"/>
            <w:rPrChange w:id="413" w:author="Andi Walther" w:date="2014-03-25T11:11:00Z">
              <w:rPr>
                <w:lang w:val="en-GB"/>
              </w:rPr>
            </w:rPrChange>
          </w:rPr>
          <w:t>Installer scripts for</w:t>
        </w:r>
      </w:ins>
      <w:ins w:id="414" w:author="Andi Walther" w:date="2014-03-25T11:16:00Z">
        <w:r w:rsidR="00621C45">
          <w:rPr>
            <w:lang w:val="en-GB"/>
          </w:rPr>
          <w:t xml:space="preserve"> further</w:t>
        </w:r>
      </w:ins>
      <w:ins w:id="415" w:author="Andi Walther" w:date="2014-03-25T11:10:00Z">
        <w:r w:rsidRPr="00FF7869">
          <w:rPr>
            <w:lang w:val="en-GB"/>
            <w:rPrChange w:id="416" w:author="Andi Walther" w:date="2014-03-25T11:11:00Z">
              <w:rPr>
                <w:lang w:val="en-GB"/>
              </w:rPr>
            </w:rPrChange>
          </w:rPr>
          <w:t xml:space="preserve"> development branches are not provided. Developers may adjust existing installer scripts for their need.</w:t>
        </w:r>
      </w:ins>
    </w:p>
    <w:p w14:paraId="60A8D827" w14:textId="77777777" w:rsidR="008F42EC" w:rsidRDefault="008F42EC" w:rsidP="008F42EC">
      <w:pPr>
        <w:pStyle w:val="Heading1"/>
      </w:pPr>
      <w:r>
        <w:t>User Input in CLAVR-x</w:t>
      </w:r>
      <w:bookmarkEnd w:id="374"/>
    </w:p>
    <w:p w14:paraId="48792F67" w14:textId="77777777" w:rsidR="008F42EC" w:rsidRDefault="008F42EC" w:rsidP="008F42EC">
      <w:r>
        <w:t xml:space="preserve">There are two ways </w:t>
      </w:r>
      <w:r w:rsidR="005B6621">
        <w:t>for a</w:t>
      </w:r>
      <w:r>
        <w:t xml:space="preserve"> user to pass information </w:t>
      </w:r>
      <w:r w:rsidR="009324FA">
        <w:t xml:space="preserve">to </w:t>
      </w:r>
      <w:r>
        <w:t xml:space="preserve">CLAVRXORB.  One way is through command line arguments and this is described in the Appendix.  The most </w:t>
      </w:r>
      <w:r>
        <w:lastRenderedPageBreak/>
        <w:t xml:space="preserve">common ways users pass information is through the two run-controls </w:t>
      </w:r>
      <w:r w:rsidR="005B6621">
        <w:t>files, which</w:t>
      </w:r>
      <w:r>
        <w:t xml:space="preserve"> are the file-list and default-options files.  The default name for the file-list is called “</w:t>
      </w:r>
      <w:proofErr w:type="spellStart"/>
      <w:r>
        <w:t>clavrxorb_file_list</w:t>
      </w:r>
      <w:proofErr w:type="spellEnd"/>
      <w:r>
        <w:t>” and the default name for the default-options files is “</w:t>
      </w:r>
      <w:proofErr w:type="spellStart"/>
      <w:r>
        <w:t>clavrxorb_default_options</w:t>
      </w:r>
      <w:proofErr w:type="spellEnd"/>
      <w:r>
        <w:t>”.  If CLAVRXORB is called without any arguments, it will expect these files to reside in the working directory.  However, these files can be named arbitrarily and these names can be passed to CLAVRXORB through the command line arguments.  Example of this would be as follows.</w:t>
      </w:r>
    </w:p>
    <w:p w14:paraId="6C1C5716" w14:textId="77777777" w:rsidR="008F42EC" w:rsidRDefault="008F42EC" w:rsidP="008F42EC"/>
    <w:p w14:paraId="1645CA93" w14:textId="77777777" w:rsidR="008F42EC" w:rsidRPr="008F42EC" w:rsidRDefault="008F42EC" w:rsidP="008F42EC">
      <w:pPr>
        <w:rPr>
          <w:b/>
          <w:i/>
        </w:rPr>
      </w:pPr>
      <w:r w:rsidRPr="008F42EC">
        <w:rPr>
          <w:b/>
          <w:i/>
        </w:rPr>
        <w:t xml:space="preserve">$&gt; </w:t>
      </w:r>
      <w:proofErr w:type="spellStart"/>
      <w:proofErr w:type="gramStart"/>
      <w:r w:rsidRPr="008F42EC">
        <w:rPr>
          <w:b/>
          <w:i/>
        </w:rPr>
        <w:t>clavrxorb</w:t>
      </w:r>
      <w:proofErr w:type="spellEnd"/>
      <w:proofErr w:type="gramEnd"/>
      <w:r w:rsidRPr="008F42EC">
        <w:rPr>
          <w:b/>
          <w:i/>
        </w:rPr>
        <w:t xml:space="preserve"> –</w:t>
      </w:r>
      <w:proofErr w:type="spellStart"/>
      <w:r w:rsidRPr="008F42EC">
        <w:rPr>
          <w:b/>
          <w:i/>
        </w:rPr>
        <w:t>filelist</w:t>
      </w:r>
      <w:proofErr w:type="spellEnd"/>
      <w:r w:rsidRPr="008F42EC">
        <w:rPr>
          <w:b/>
          <w:i/>
        </w:rPr>
        <w:t xml:space="preserve"> my_goes_level1b_data –default </w:t>
      </w:r>
      <w:proofErr w:type="spellStart"/>
      <w:r w:rsidRPr="008F42EC">
        <w:rPr>
          <w:b/>
          <w:i/>
        </w:rPr>
        <w:t>my_goes_options</w:t>
      </w:r>
      <w:proofErr w:type="spellEnd"/>
    </w:p>
    <w:p w14:paraId="0E792C51" w14:textId="77777777" w:rsidR="008F42EC" w:rsidRPr="008F42EC" w:rsidRDefault="008F42EC" w:rsidP="008F42EC"/>
    <w:p w14:paraId="59A5DAC5" w14:textId="77777777" w:rsidR="008F42EC" w:rsidRDefault="008F42EC" w:rsidP="008F42EC">
      <w:r>
        <w:t>The next two section</w:t>
      </w:r>
      <w:r w:rsidR="007D7256">
        <w:t>s</w:t>
      </w:r>
      <w:r>
        <w:t xml:space="preserve"> explain the contents of these files.</w:t>
      </w:r>
    </w:p>
    <w:p w14:paraId="4AC68C03" w14:textId="77777777" w:rsidR="00CC199D" w:rsidRPr="002B1043" w:rsidRDefault="008F42EC" w:rsidP="00C95083">
      <w:pPr>
        <w:pStyle w:val="Heading2"/>
        <w:rPr>
          <w:rFonts w:asciiTheme="minorHAnsi" w:hAnsiTheme="minorHAnsi"/>
        </w:rPr>
      </w:pPr>
      <w:bookmarkStart w:id="417" w:name="_Toc257364704"/>
      <w:r w:rsidRPr="002B1043">
        <w:rPr>
          <w:rFonts w:asciiTheme="minorHAnsi" w:hAnsiTheme="minorHAnsi"/>
        </w:rPr>
        <w:t>The CLAVRXORB File-</w:t>
      </w:r>
      <w:r w:rsidR="00CC199D" w:rsidRPr="002B1043">
        <w:rPr>
          <w:rFonts w:asciiTheme="minorHAnsi" w:hAnsiTheme="minorHAnsi"/>
        </w:rPr>
        <w:t xml:space="preserve">List </w:t>
      </w:r>
      <w:r w:rsidRPr="002B1043">
        <w:rPr>
          <w:rFonts w:asciiTheme="minorHAnsi" w:hAnsiTheme="minorHAnsi"/>
        </w:rPr>
        <w:t xml:space="preserve">Run Control </w:t>
      </w:r>
      <w:r w:rsidR="00CC199D" w:rsidRPr="002B1043">
        <w:rPr>
          <w:rFonts w:asciiTheme="minorHAnsi" w:hAnsiTheme="minorHAnsi"/>
        </w:rPr>
        <w:t>File</w:t>
      </w:r>
      <w:bookmarkEnd w:id="417"/>
    </w:p>
    <w:p w14:paraId="3DF61DC4" w14:textId="77777777" w:rsidR="008F42EC" w:rsidRPr="002B1043" w:rsidRDefault="008F42EC" w:rsidP="008F42EC"/>
    <w:p w14:paraId="25E0B767" w14:textId="77777777" w:rsidR="008F42EC" w:rsidRDefault="008F42EC" w:rsidP="008F42EC">
      <w:pPr>
        <w:rPr>
          <w:rFonts w:cs="Times New Roman"/>
        </w:rPr>
      </w:pPr>
      <w:r w:rsidRPr="002B1043">
        <w:rPr>
          <w:rFonts w:cs="Times New Roman"/>
        </w:rPr>
        <w:t>CLAVR-x processing requires a list of input/output directories and input files. By default the system is looking for a file named “</w:t>
      </w:r>
      <w:proofErr w:type="spellStart"/>
      <w:r w:rsidRPr="002B1043">
        <w:rPr>
          <w:rFonts w:cs="Times New Roman"/>
        </w:rPr>
        <w:t>clavrxorb_file_list</w:t>
      </w:r>
      <w:proofErr w:type="spellEnd"/>
      <w:r w:rsidRPr="002B1043">
        <w:rPr>
          <w:rFonts w:cs="Times New Roman"/>
        </w:rPr>
        <w:t xml:space="preserve">”. User can manually </w:t>
      </w:r>
      <w:proofErr w:type="gramStart"/>
      <w:r w:rsidRPr="002B1043">
        <w:rPr>
          <w:rFonts w:cs="Times New Roman"/>
        </w:rPr>
        <w:t>set</w:t>
      </w:r>
      <w:proofErr w:type="gramEnd"/>
      <w:r w:rsidRPr="002B1043">
        <w:rPr>
          <w:rFonts w:cs="Times New Roman"/>
        </w:rPr>
        <w:t xml:space="preserve"> the name from which the system would read required information by adding the following to the command line “ -</w:t>
      </w:r>
      <w:proofErr w:type="spellStart"/>
      <w:r w:rsidRPr="002B1043">
        <w:rPr>
          <w:rFonts w:cs="Times New Roman"/>
        </w:rPr>
        <w:t>filelist</w:t>
      </w:r>
      <w:proofErr w:type="spellEnd"/>
      <w:r w:rsidRPr="002B1043">
        <w:rPr>
          <w:rFonts w:cs="Times New Roman"/>
        </w:rPr>
        <w:t xml:space="preserve"> NAME_OF_THE_FILE”. File list should have the following structure (example in parentheses):</w:t>
      </w:r>
    </w:p>
    <w:p w14:paraId="38E8C408" w14:textId="77777777" w:rsidR="002B1043" w:rsidRPr="002B1043" w:rsidRDefault="002B1043" w:rsidP="008F42EC">
      <w:pPr>
        <w:rPr>
          <w:rFonts w:cs="Times New Roman"/>
        </w:rPr>
      </w:pPr>
    </w:p>
    <w:p w14:paraId="54B54A09" w14:textId="77777777" w:rsidR="004B6660" w:rsidRDefault="004B6660" w:rsidP="004B6660">
      <w:pPr>
        <w:pStyle w:val="Caption"/>
        <w:keepNext/>
      </w:pPr>
      <w:r>
        <w:t xml:space="preserve">Table </w:t>
      </w:r>
      <w:fldSimple w:instr=" SEQ Table \* ARABIC ">
        <w:r w:rsidR="0065576D">
          <w:rPr>
            <w:noProof/>
          </w:rPr>
          <w:t>1</w:t>
        </w:r>
      </w:fldSimple>
      <w:proofErr w:type="gramStart"/>
      <w:r w:rsidR="00A72F23">
        <w:t xml:space="preserve">  Description</w:t>
      </w:r>
      <w:proofErr w:type="gramEnd"/>
      <w:r w:rsidR="00A72F23">
        <w:t xml:space="preserve"> of </w:t>
      </w:r>
      <w:r>
        <w:t xml:space="preserve">the </w:t>
      </w:r>
      <w:proofErr w:type="spellStart"/>
      <w:r>
        <w:t>clavrxorb</w:t>
      </w:r>
      <w:proofErr w:type="spellEnd"/>
      <w:r>
        <w:t xml:space="preserve"> file-list text file. </w:t>
      </w:r>
    </w:p>
    <w:tbl>
      <w:tblPr>
        <w:tblStyle w:val="TableGrid"/>
        <w:tblW w:w="0" w:type="auto"/>
        <w:tblLook w:val="04A0" w:firstRow="1" w:lastRow="0" w:firstColumn="1" w:lastColumn="0" w:noHBand="0" w:noVBand="1"/>
      </w:tblPr>
      <w:tblGrid>
        <w:gridCol w:w="1458"/>
        <w:gridCol w:w="7398"/>
      </w:tblGrid>
      <w:tr w:rsidR="00CD3F31" w:rsidRPr="00CD3F31" w14:paraId="02B0907A" w14:textId="77777777" w:rsidTr="00CD3F31">
        <w:tc>
          <w:tcPr>
            <w:tcW w:w="1458" w:type="dxa"/>
          </w:tcPr>
          <w:p w14:paraId="49E62106" w14:textId="77777777" w:rsidR="00CD3F31" w:rsidRPr="00CD3F31" w:rsidRDefault="00CD3F31" w:rsidP="00DC4D20">
            <w:pPr>
              <w:spacing w:after="200" w:line="276" w:lineRule="auto"/>
              <w:rPr>
                <w:rFonts w:cs="Times New Roman"/>
                <w:b/>
              </w:rPr>
            </w:pPr>
            <w:r w:rsidRPr="00CD3F31">
              <w:rPr>
                <w:rFonts w:cs="Times New Roman"/>
                <w:b/>
              </w:rPr>
              <w:t>Line #</w:t>
            </w:r>
          </w:p>
        </w:tc>
        <w:tc>
          <w:tcPr>
            <w:tcW w:w="7398" w:type="dxa"/>
          </w:tcPr>
          <w:p w14:paraId="1C8DB049" w14:textId="77777777" w:rsidR="00CD3F31" w:rsidRPr="00CD3F31" w:rsidRDefault="00CD3F31" w:rsidP="00DC4D20">
            <w:pPr>
              <w:spacing w:after="200" w:line="276" w:lineRule="auto"/>
              <w:rPr>
                <w:rFonts w:cs="Times New Roman"/>
                <w:b/>
              </w:rPr>
            </w:pPr>
            <w:r w:rsidRPr="00CD3F31">
              <w:rPr>
                <w:rFonts w:cs="Times New Roman"/>
                <w:b/>
              </w:rPr>
              <w:t>Description</w:t>
            </w:r>
          </w:p>
        </w:tc>
      </w:tr>
      <w:tr w:rsidR="00CD3F31" w:rsidRPr="00CD3F31" w14:paraId="2B69B50E" w14:textId="77777777" w:rsidTr="00CD3F31">
        <w:tc>
          <w:tcPr>
            <w:tcW w:w="1458" w:type="dxa"/>
          </w:tcPr>
          <w:p w14:paraId="4AA35563" w14:textId="77777777" w:rsidR="00CD3F31" w:rsidRPr="00CD3F31" w:rsidRDefault="00CD3F31" w:rsidP="00DC4D20">
            <w:pPr>
              <w:spacing w:after="200" w:line="276" w:lineRule="auto"/>
              <w:rPr>
                <w:rFonts w:cs="Times New Roman"/>
              </w:rPr>
            </w:pPr>
            <w:r>
              <w:rPr>
                <w:rFonts w:cs="Times New Roman"/>
              </w:rPr>
              <w:t>1</w:t>
            </w:r>
          </w:p>
        </w:tc>
        <w:tc>
          <w:tcPr>
            <w:tcW w:w="7398" w:type="dxa"/>
          </w:tcPr>
          <w:p w14:paraId="770F923A" w14:textId="77777777" w:rsidR="00CD3F31" w:rsidRPr="00CD3F31" w:rsidRDefault="00CD3F31" w:rsidP="00DC4D20">
            <w:pPr>
              <w:spacing w:after="200" w:line="276" w:lineRule="auto"/>
              <w:rPr>
                <w:rFonts w:cs="Times New Roman"/>
              </w:rPr>
            </w:pPr>
            <w:r w:rsidRPr="00CD3F31">
              <w:rPr>
                <w:rFonts w:cs="Times New Roman"/>
              </w:rPr>
              <w:t>Input directory location of Level 1b files (</w:t>
            </w:r>
            <w:proofErr w:type="gramStart"/>
            <w:r w:rsidRPr="00CD3F31">
              <w:rPr>
                <w:rFonts w:cs="Times New Roman"/>
              </w:rPr>
              <w:t>./</w:t>
            </w:r>
            <w:proofErr w:type="gramEnd"/>
            <w:r w:rsidRPr="00CD3F31">
              <w:rPr>
                <w:rFonts w:cs="Times New Roman"/>
              </w:rPr>
              <w:t>level1b/)</w:t>
            </w:r>
          </w:p>
        </w:tc>
      </w:tr>
      <w:tr w:rsidR="00CD3F31" w:rsidRPr="00CD3F31" w14:paraId="5A809323" w14:textId="77777777" w:rsidTr="00CD3F31">
        <w:tc>
          <w:tcPr>
            <w:tcW w:w="1458" w:type="dxa"/>
          </w:tcPr>
          <w:p w14:paraId="1153A8D7" w14:textId="77777777" w:rsidR="00CD3F31" w:rsidRPr="00CD3F31" w:rsidRDefault="00CD3F31" w:rsidP="00DC4D20">
            <w:pPr>
              <w:spacing w:after="200" w:line="276" w:lineRule="auto"/>
              <w:rPr>
                <w:rFonts w:cs="Times New Roman"/>
              </w:rPr>
            </w:pPr>
            <w:r>
              <w:rPr>
                <w:rFonts w:cs="Times New Roman"/>
              </w:rPr>
              <w:t>2</w:t>
            </w:r>
          </w:p>
        </w:tc>
        <w:tc>
          <w:tcPr>
            <w:tcW w:w="7398" w:type="dxa"/>
          </w:tcPr>
          <w:p w14:paraId="5180EFE9" w14:textId="77777777" w:rsidR="00CD3F31" w:rsidRPr="00CD3F31" w:rsidRDefault="00CD3F31" w:rsidP="00DC4D20">
            <w:pPr>
              <w:spacing w:after="200" w:line="276" w:lineRule="auto"/>
              <w:rPr>
                <w:rFonts w:cs="Times New Roman"/>
              </w:rPr>
            </w:pPr>
            <w:r w:rsidRPr="00CD3F31">
              <w:rPr>
                <w:rFonts w:cs="Times New Roman"/>
              </w:rPr>
              <w:t>Output directory location of Level 1b Prime files (</w:t>
            </w:r>
            <w:proofErr w:type="gramStart"/>
            <w:r w:rsidRPr="00CD3F31">
              <w:rPr>
                <w:rFonts w:cs="Times New Roman"/>
              </w:rPr>
              <w:t>./</w:t>
            </w:r>
            <w:proofErr w:type="gramEnd"/>
            <w:r w:rsidRPr="00CD3F31">
              <w:rPr>
                <w:rFonts w:cs="Times New Roman"/>
              </w:rPr>
              <w:t>level1bx/)</w:t>
            </w:r>
          </w:p>
        </w:tc>
      </w:tr>
      <w:tr w:rsidR="00CD3F31" w:rsidRPr="00CD3F31" w14:paraId="7CF2E542" w14:textId="77777777" w:rsidTr="00CD3F31">
        <w:tc>
          <w:tcPr>
            <w:tcW w:w="1458" w:type="dxa"/>
          </w:tcPr>
          <w:p w14:paraId="11998939" w14:textId="77777777" w:rsidR="00CD3F31" w:rsidRPr="00CD3F31" w:rsidRDefault="00CD3F31" w:rsidP="00DC4D20">
            <w:pPr>
              <w:spacing w:after="200" w:line="276" w:lineRule="auto"/>
              <w:rPr>
                <w:rFonts w:cs="Times New Roman"/>
              </w:rPr>
            </w:pPr>
            <w:r>
              <w:rPr>
                <w:rFonts w:cs="Times New Roman"/>
              </w:rPr>
              <w:t>3</w:t>
            </w:r>
          </w:p>
        </w:tc>
        <w:tc>
          <w:tcPr>
            <w:tcW w:w="7398" w:type="dxa"/>
          </w:tcPr>
          <w:p w14:paraId="4A320B93" w14:textId="77777777" w:rsidR="00CD3F31" w:rsidRPr="00CD3F31" w:rsidRDefault="00CD3F31" w:rsidP="00DC4D20">
            <w:pPr>
              <w:spacing w:after="200" w:line="276" w:lineRule="auto"/>
              <w:rPr>
                <w:rFonts w:cs="Times New Roman"/>
              </w:rPr>
            </w:pPr>
            <w:r w:rsidRPr="00CD3F31">
              <w:rPr>
                <w:rFonts w:cs="Times New Roman"/>
              </w:rPr>
              <w:t>Input directory location of Navigation files (</w:t>
            </w:r>
            <w:proofErr w:type="gramStart"/>
            <w:r w:rsidRPr="00CD3F31">
              <w:rPr>
                <w:rFonts w:cs="Times New Roman"/>
              </w:rPr>
              <w:t>./</w:t>
            </w:r>
            <w:proofErr w:type="spellStart"/>
            <w:proofErr w:type="gramEnd"/>
            <w:r w:rsidRPr="00CD3F31">
              <w:rPr>
                <w:rFonts w:cs="Times New Roman"/>
              </w:rPr>
              <w:t>nav_in</w:t>
            </w:r>
            <w:proofErr w:type="spellEnd"/>
            <w:r w:rsidRPr="00CD3F31">
              <w:rPr>
                <w:rFonts w:cs="Times New Roman"/>
              </w:rPr>
              <w:t>/)</w:t>
            </w:r>
          </w:p>
        </w:tc>
      </w:tr>
      <w:tr w:rsidR="00CD3F31" w:rsidRPr="00CD3F31" w14:paraId="1E31EA45" w14:textId="77777777" w:rsidTr="00CD3F31">
        <w:tc>
          <w:tcPr>
            <w:tcW w:w="1458" w:type="dxa"/>
          </w:tcPr>
          <w:p w14:paraId="0D521389" w14:textId="77777777" w:rsidR="00CD3F31" w:rsidRPr="00CD3F31" w:rsidRDefault="00CD3F31" w:rsidP="00DC4D20">
            <w:pPr>
              <w:spacing w:after="200" w:line="276" w:lineRule="auto"/>
              <w:rPr>
                <w:rFonts w:cs="Times New Roman"/>
              </w:rPr>
            </w:pPr>
            <w:r>
              <w:rPr>
                <w:rFonts w:cs="Times New Roman"/>
              </w:rPr>
              <w:t>4</w:t>
            </w:r>
          </w:p>
        </w:tc>
        <w:tc>
          <w:tcPr>
            <w:tcW w:w="7398" w:type="dxa"/>
          </w:tcPr>
          <w:p w14:paraId="20C41A4E" w14:textId="77777777" w:rsidR="00CD3F31" w:rsidRPr="00CD3F31" w:rsidRDefault="00CD3F31" w:rsidP="00DC4D20">
            <w:pPr>
              <w:spacing w:after="200" w:line="276" w:lineRule="auto"/>
              <w:rPr>
                <w:rFonts w:cs="Times New Roman"/>
              </w:rPr>
            </w:pPr>
            <w:r w:rsidRPr="00CD3F31">
              <w:rPr>
                <w:rFonts w:cs="Times New Roman"/>
              </w:rPr>
              <w:t>Output directory location of Navigation files (</w:t>
            </w:r>
            <w:proofErr w:type="gramStart"/>
            <w:r w:rsidRPr="00CD3F31">
              <w:rPr>
                <w:rFonts w:cs="Times New Roman"/>
              </w:rPr>
              <w:t>./</w:t>
            </w:r>
            <w:proofErr w:type="spellStart"/>
            <w:proofErr w:type="gramEnd"/>
            <w:r w:rsidRPr="00CD3F31">
              <w:rPr>
                <w:rFonts w:cs="Times New Roman"/>
              </w:rPr>
              <w:t>nav_out</w:t>
            </w:r>
            <w:proofErr w:type="spellEnd"/>
            <w:r w:rsidRPr="00CD3F31">
              <w:rPr>
                <w:rFonts w:cs="Times New Roman"/>
              </w:rPr>
              <w:t>/)</w:t>
            </w:r>
          </w:p>
        </w:tc>
      </w:tr>
      <w:tr w:rsidR="00CD3F31" w:rsidRPr="00CD3F31" w14:paraId="5B02702B" w14:textId="77777777" w:rsidTr="00CD3F31">
        <w:tc>
          <w:tcPr>
            <w:tcW w:w="1458" w:type="dxa"/>
          </w:tcPr>
          <w:p w14:paraId="7BF51AED" w14:textId="77777777" w:rsidR="00CD3F31" w:rsidRPr="00CD3F31" w:rsidRDefault="00CD3F31" w:rsidP="00DC4D20">
            <w:pPr>
              <w:spacing w:after="200" w:line="276" w:lineRule="auto"/>
              <w:rPr>
                <w:rFonts w:cs="Times New Roman"/>
              </w:rPr>
            </w:pPr>
            <w:r>
              <w:rPr>
                <w:rFonts w:cs="Times New Roman"/>
              </w:rPr>
              <w:t>5</w:t>
            </w:r>
          </w:p>
        </w:tc>
        <w:tc>
          <w:tcPr>
            <w:tcW w:w="7398" w:type="dxa"/>
          </w:tcPr>
          <w:p w14:paraId="0516E957" w14:textId="77777777" w:rsidR="00CD3F31" w:rsidRPr="00CD3F31" w:rsidRDefault="00CD3F31" w:rsidP="00DC4D20">
            <w:pPr>
              <w:spacing w:after="200" w:line="276" w:lineRule="auto"/>
              <w:rPr>
                <w:rFonts w:cs="Times New Roman"/>
              </w:rPr>
            </w:pPr>
            <w:r w:rsidRPr="00CD3F31">
              <w:rPr>
                <w:rFonts w:cs="Times New Roman"/>
              </w:rPr>
              <w:t>Output directory location of CMR files (</w:t>
            </w:r>
            <w:proofErr w:type="gramStart"/>
            <w:r w:rsidRPr="00CD3F31">
              <w:rPr>
                <w:rFonts w:cs="Times New Roman"/>
              </w:rPr>
              <w:t>./</w:t>
            </w:r>
            <w:proofErr w:type="spellStart"/>
            <w:proofErr w:type="gramEnd"/>
            <w:r w:rsidRPr="00CD3F31">
              <w:rPr>
                <w:rFonts w:cs="Times New Roman"/>
              </w:rPr>
              <w:t>cmr</w:t>
            </w:r>
            <w:proofErr w:type="spellEnd"/>
            <w:r w:rsidRPr="00CD3F31">
              <w:rPr>
                <w:rFonts w:cs="Times New Roman"/>
              </w:rPr>
              <w:t>/)</w:t>
            </w:r>
          </w:p>
        </w:tc>
      </w:tr>
      <w:tr w:rsidR="00CD3F31" w:rsidRPr="00CD3F31" w14:paraId="39337422" w14:textId="77777777" w:rsidTr="00CD3F31">
        <w:tc>
          <w:tcPr>
            <w:tcW w:w="1458" w:type="dxa"/>
          </w:tcPr>
          <w:p w14:paraId="0795F8FE" w14:textId="77777777" w:rsidR="00CD3F31" w:rsidRPr="00CD3F31" w:rsidRDefault="00CD3F31" w:rsidP="00DC4D20">
            <w:pPr>
              <w:spacing w:after="200" w:line="276" w:lineRule="auto"/>
              <w:rPr>
                <w:rFonts w:cs="Times New Roman"/>
              </w:rPr>
            </w:pPr>
            <w:r>
              <w:rPr>
                <w:rFonts w:cs="Times New Roman"/>
              </w:rPr>
              <w:t>6</w:t>
            </w:r>
          </w:p>
        </w:tc>
        <w:tc>
          <w:tcPr>
            <w:tcW w:w="7398" w:type="dxa"/>
          </w:tcPr>
          <w:p w14:paraId="1F7DD3CF" w14:textId="77777777" w:rsidR="00CD3F31" w:rsidRPr="00CD3F31" w:rsidRDefault="00CD3F31" w:rsidP="00DC4D20">
            <w:pPr>
              <w:spacing w:after="200" w:line="276" w:lineRule="auto"/>
              <w:rPr>
                <w:rFonts w:cs="Times New Roman"/>
              </w:rPr>
            </w:pPr>
            <w:r w:rsidRPr="00CD3F31">
              <w:rPr>
                <w:rFonts w:cs="Times New Roman"/>
              </w:rPr>
              <w:t>Output directory location of SST files (</w:t>
            </w:r>
            <w:proofErr w:type="gramStart"/>
            <w:r w:rsidRPr="00CD3F31">
              <w:rPr>
                <w:rFonts w:cs="Times New Roman"/>
              </w:rPr>
              <w:t>./</w:t>
            </w:r>
            <w:proofErr w:type="spellStart"/>
            <w:proofErr w:type="gramEnd"/>
            <w:r w:rsidRPr="00CD3F31">
              <w:rPr>
                <w:rFonts w:cs="Times New Roman"/>
              </w:rPr>
              <w:t>sst</w:t>
            </w:r>
            <w:proofErr w:type="spellEnd"/>
            <w:r w:rsidRPr="00CD3F31">
              <w:rPr>
                <w:rFonts w:cs="Times New Roman"/>
              </w:rPr>
              <w:t>/)</w:t>
            </w:r>
          </w:p>
        </w:tc>
      </w:tr>
      <w:tr w:rsidR="00CD3F31" w:rsidRPr="00CD3F31" w14:paraId="12E5C956" w14:textId="77777777" w:rsidTr="00CD3F31">
        <w:tc>
          <w:tcPr>
            <w:tcW w:w="1458" w:type="dxa"/>
          </w:tcPr>
          <w:p w14:paraId="05FAFE38" w14:textId="77777777" w:rsidR="00CD3F31" w:rsidRPr="00CD3F31" w:rsidRDefault="00CD3F31" w:rsidP="00DC4D20">
            <w:pPr>
              <w:spacing w:after="200" w:line="276" w:lineRule="auto"/>
              <w:rPr>
                <w:rFonts w:cs="Times New Roman"/>
              </w:rPr>
            </w:pPr>
            <w:r>
              <w:rPr>
                <w:rFonts w:cs="Times New Roman"/>
              </w:rPr>
              <w:t>7</w:t>
            </w:r>
          </w:p>
        </w:tc>
        <w:tc>
          <w:tcPr>
            <w:tcW w:w="7398" w:type="dxa"/>
          </w:tcPr>
          <w:p w14:paraId="08F750DC" w14:textId="77777777" w:rsidR="00CD3F31" w:rsidRPr="00CD3F31" w:rsidRDefault="00CD3F31" w:rsidP="00DC4D20">
            <w:pPr>
              <w:spacing w:after="200" w:line="276" w:lineRule="auto"/>
              <w:rPr>
                <w:rFonts w:cs="Times New Roman"/>
              </w:rPr>
            </w:pPr>
            <w:r w:rsidRPr="00CD3F31">
              <w:rPr>
                <w:rFonts w:cs="Times New Roman"/>
              </w:rPr>
              <w:t>Output directory location of Cloud files (</w:t>
            </w:r>
            <w:proofErr w:type="gramStart"/>
            <w:r w:rsidRPr="00CD3F31">
              <w:rPr>
                <w:rFonts w:cs="Times New Roman"/>
              </w:rPr>
              <w:t>./</w:t>
            </w:r>
            <w:proofErr w:type="spellStart"/>
            <w:proofErr w:type="gramEnd"/>
            <w:r w:rsidRPr="00CD3F31">
              <w:rPr>
                <w:rFonts w:cs="Times New Roman"/>
              </w:rPr>
              <w:t>cld</w:t>
            </w:r>
            <w:proofErr w:type="spellEnd"/>
            <w:r w:rsidRPr="00CD3F31">
              <w:rPr>
                <w:rFonts w:cs="Times New Roman"/>
              </w:rPr>
              <w:t>/)</w:t>
            </w:r>
          </w:p>
        </w:tc>
      </w:tr>
      <w:tr w:rsidR="00CD3F31" w:rsidRPr="00CD3F31" w14:paraId="5195DA4E" w14:textId="77777777" w:rsidTr="00CD3F31">
        <w:tc>
          <w:tcPr>
            <w:tcW w:w="1458" w:type="dxa"/>
          </w:tcPr>
          <w:p w14:paraId="1469B1AD" w14:textId="77777777" w:rsidR="00CD3F31" w:rsidRPr="00CD3F31" w:rsidRDefault="00CD3F31" w:rsidP="00DC4D20">
            <w:pPr>
              <w:spacing w:after="200" w:line="276" w:lineRule="auto"/>
              <w:rPr>
                <w:rFonts w:cs="Times New Roman"/>
              </w:rPr>
            </w:pPr>
            <w:r>
              <w:rPr>
                <w:rFonts w:cs="Times New Roman"/>
              </w:rPr>
              <w:t>8</w:t>
            </w:r>
          </w:p>
        </w:tc>
        <w:tc>
          <w:tcPr>
            <w:tcW w:w="7398" w:type="dxa"/>
          </w:tcPr>
          <w:p w14:paraId="35D1EDA0" w14:textId="77777777" w:rsidR="00CD3F31" w:rsidRPr="00CD3F31" w:rsidRDefault="00CD3F31" w:rsidP="00DC4D20">
            <w:pPr>
              <w:spacing w:after="200" w:line="276" w:lineRule="auto"/>
              <w:rPr>
                <w:rFonts w:cs="Times New Roman"/>
              </w:rPr>
            </w:pPr>
            <w:r w:rsidRPr="00CD3F31">
              <w:rPr>
                <w:rFonts w:cs="Times New Roman"/>
              </w:rPr>
              <w:t>Output directory location of Observation files (</w:t>
            </w:r>
            <w:proofErr w:type="gramStart"/>
            <w:r w:rsidRPr="00CD3F31">
              <w:rPr>
                <w:rFonts w:cs="Times New Roman"/>
              </w:rPr>
              <w:t>./</w:t>
            </w:r>
            <w:proofErr w:type="spellStart"/>
            <w:proofErr w:type="gramEnd"/>
            <w:r w:rsidRPr="00CD3F31">
              <w:rPr>
                <w:rFonts w:cs="Times New Roman"/>
              </w:rPr>
              <w:t>obs</w:t>
            </w:r>
            <w:proofErr w:type="spellEnd"/>
            <w:r w:rsidRPr="00CD3F31">
              <w:rPr>
                <w:rFonts w:cs="Times New Roman"/>
              </w:rPr>
              <w:t>/)</w:t>
            </w:r>
          </w:p>
        </w:tc>
      </w:tr>
      <w:tr w:rsidR="00CD3F31" w:rsidRPr="00CD3F31" w14:paraId="3D96D1F0" w14:textId="77777777" w:rsidTr="00CD3F31">
        <w:tc>
          <w:tcPr>
            <w:tcW w:w="1458" w:type="dxa"/>
          </w:tcPr>
          <w:p w14:paraId="7CE4D19A" w14:textId="77777777" w:rsidR="00CD3F31" w:rsidRPr="00CD3F31" w:rsidRDefault="00CD3F31" w:rsidP="00DC4D20">
            <w:pPr>
              <w:spacing w:after="200" w:line="276" w:lineRule="auto"/>
              <w:rPr>
                <w:rFonts w:cs="Times New Roman"/>
              </w:rPr>
            </w:pPr>
            <w:r>
              <w:rPr>
                <w:rFonts w:cs="Times New Roman"/>
              </w:rPr>
              <w:t>9</w:t>
            </w:r>
          </w:p>
        </w:tc>
        <w:tc>
          <w:tcPr>
            <w:tcW w:w="7398" w:type="dxa"/>
          </w:tcPr>
          <w:p w14:paraId="7149F708" w14:textId="77777777" w:rsidR="00CD3F31" w:rsidRPr="00CD3F31" w:rsidRDefault="00CD3F31" w:rsidP="00DC4D20">
            <w:pPr>
              <w:spacing w:after="200" w:line="276" w:lineRule="auto"/>
              <w:rPr>
                <w:rFonts w:cs="Times New Roman"/>
              </w:rPr>
            </w:pPr>
            <w:r w:rsidRPr="00CD3F31">
              <w:rPr>
                <w:rFonts w:cs="Times New Roman"/>
              </w:rPr>
              <w:t xml:space="preserve">Output directory location of </w:t>
            </w:r>
            <w:proofErr w:type="spellStart"/>
            <w:r w:rsidRPr="00CD3F31">
              <w:rPr>
                <w:rFonts w:cs="Times New Roman"/>
              </w:rPr>
              <w:t>Geolocation</w:t>
            </w:r>
            <w:proofErr w:type="spellEnd"/>
            <w:r w:rsidRPr="00CD3F31">
              <w:rPr>
                <w:rFonts w:cs="Times New Roman"/>
              </w:rPr>
              <w:t xml:space="preserve"> files (</w:t>
            </w:r>
            <w:proofErr w:type="gramStart"/>
            <w:r w:rsidRPr="00CD3F31">
              <w:rPr>
                <w:rFonts w:cs="Times New Roman"/>
              </w:rPr>
              <w:t>./</w:t>
            </w:r>
            <w:proofErr w:type="gramEnd"/>
            <w:r w:rsidRPr="00CD3F31">
              <w:rPr>
                <w:rFonts w:cs="Times New Roman"/>
              </w:rPr>
              <w:t>geo/)</w:t>
            </w:r>
          </w:p>
        </w:tc>
      </w:tr>
      <w:tr w:rsidR="00CD3F31" w:rsidRPr="00CD3F31" w14:paraId="1B6A5FCD" w14:textId="77777777" w:rsidTr="00CD3F31">
        <w:tc>
          <w:tcPr>
            <w:tcW w:w="1458" w:type="dxa"/>
          </w:tcPr>
          <w:p w14:paraId="5E00AA8B" w14:textId="77777777" w:rsidR="00CD3F31" w:rsidRPr="00CD3F31" w:rsidRDefault="00CD3F31" w:rsidP="00DC4D20">
            <w:pPr>
              <w:spacing w:after="200" w:line="276" w:lineRule="auto"/>
              <w:rPr>
                <w:rFonts w:cs="Times New Roman"/>
              </w:rPr>
            </w:pPr>
            <w:r>
              <w:rPr>
                <w:rFonts w:cs="Times New Roman"/>
              </w:rPr>
              <w:t>10</w:t>
            </w:r>
          </w:p>
        </w:tc>
        <w:tc>
          <w:tcPr>
            <w:tcW w:w="7398" w:type="dxa"/>
          </w:tcPr>
          <w:p w14:paraId="5A9B85D7" w14:textId="77777777" w:rsidR="00CD3F31" w:rsidRPr="00CD3F31" w:rsidRDefault="00CD3F31" w:rsidP="00DC4D20">
            <w:pPr>
              <w:spacing w:after="200" w:line="276" w:lineRule="auto"/>
              <w:rPr>
                <w:rFonts w:cs="Times New Roman"/>
              </w:rPr>
            </w:pPr>
            <w:r w:rsidRPr="00CD3F31">
              <w:rPr>
                <w:rFonts w:cs="Times New Roman"/>
              </w:rPr>
              <w:t>Output directory location of RTM files (</w:t>
            </w:r>
            <w:proofErr w:type="gramStart"/>
            <w:r w:rsidRPr="00CD3F31">
              <w:rPr>
                <w:rFonts w:cs="Times New Roman"/>
              </w:rPr>
              <w:t>./</w:t>
            </w:r>
            <w:proofErr w:type="spellStart"/>
            <w:proofErr w:type="gramEnd"/>
            <w:r w:rsidRPr="00CD3F31">
              <w:rPr>
                <w:rFonts w:cs="Times New Roman"/>
              </w:rPr>
              <w:t>rtm</w:t>
            </w:r>
            <w:proofErr w:type="spellEnd"/>
            <w:r w:rsidRPr="00CD3F31">
              <w:rPr>
                <w:rFonts w:cs="Times New Roman"/>
              </w:rPr>
              <w:t>/)</w:t>
            </w:r>
          </w:p>
        </w:tc>
      </w:tr>
      <w:tr w:rsidR="00CD3F31" w:rsidRPr="00CD3F31" w14:paraId="577F11CF" w14:textId="77777777" w:rsidTr="00CD3F31">
        <w:tc>
          <w:tcPr>
            <w:tcW w:w="1458" w:type="dxa"/>
          </w:tcPr>
          <w:p w14:paraId="5AE9F504" w14:textId="77777777" w:rsidR="00CD3F31" w:rsidRPr="00CD3F31" w:rsidRDefault="00CD3F31" w:rsidP="00DC4D20">
            <w:pPr>
              <w:spacing w:after="200" w:line="276" w:lineRule="auto"/>
              <w:rPr>
                <w:rFonts w:cs="Times New Roman"/>
              </w:rPr>
            </w:pPr>
            <w:r>
              <w:rPr>
                <w:rFonts w:cs="Times New Roman"/>
              </w:rPr>
              <w:t>11</w:t>
            </w:r>
          </w:p>
        </w:tc>
        <w:tc>
          <w:tcPr>
            <w:tcW w:w="7398" w:type="dxa"/>
          </w:tcPr>
          <w:p w14:paraId="5C698779" w14:textId="77777777" w:rsidR="00CD3F31" w:rsidRPr="00CD3F31" w:rsidRDefault="00CD3F31" w:rsidP="00DC4D20">
            <w:pPr>
              <w:spacing w:after="200" w:line="276" w:lineRule="auto"/>
              <w:rPr>
                <w:rFonts w:cs="Times New Roman"/>
              </w:rPr>
            </w:pPr>
            <w:r w:rsidRPr="00CD3F31">
              <w:rPr>
                <w:rFonts w:cs="Times New Roman"/>
              </w:rPr>
              <w:t>Output directory location of Ash files (</w:t>
            </w:r>
            <w:proofErr w:type="gramStart"/>
            <w:r w:rsidRPr="00CD3F31">
              <w:rPr>
                <w:rFonts w:cs="Times New Roman"/>
              </w:rPr>
              <w:t>./</w:t>
            </w:r>
            <w:proofErr w:type="gramEnd"/>
            <w:r w:rsidRPr="00CD3F31">
              <w:rPr>
                <w:rFonts w:cs="Times New Roman"/>
              </w:rPr>
              <w:t>ash/)</w:t>
            </w:r>
          </w:p>
        </w:tc>
      </w:tr>
      <w:tr w:rsidR="00CD3F31" w:rsidRPr="00CD3F31" w14:paraId="57EDCB64" w14:textId="77777777" w:rsidTr="00CD3F31">
        <w:tc>
          <w:tcPr>
            <w:tcW w:w="1458" w:type="dxa"/>
          </w:tcPr>
          <w:p w14:paraId="40DB1EC5" w14:textId="77777777" w:rsidR="00CD3F31" w:rsidRPr="00CD3F31" w:rsidRDefault="00CD3F31" w:rsidP="00DC4D20">
            <w:pPr>
              <w:spacing w:after="200" w:line="276" w:lineRule="auto"/>
              <w:rPr>
                <w:rFonts w:cs="Times New Roman"/>
              </w:rPr>
            </w:pPr>
            <w:r>
              <w:rPr>
                <w:rFonts w:cs="Times New Roman"/>
              </w:rPr>
              <w:t>12</w:t>
            </w:r>
          </w:p>
        </w:tc>
        <w:tc>
          <w:tcPr>
            <w:tcW w:w="7398" w:type="dxa"/>
          </w:tcPr>
          <w:p w14:paraId="31384CF9" w14:textId="77777777" w:rsidR="00CD3F31" w:rsidRPr="00CD3F31" w:rsidRDefault="00CD3F31" w:rsidP="00DC4D20">
            <w:pPr>
              <w:spacing w:after="200" w:line="276" w:lineRule="auto"/>
              <w:rPr>
                <w:rFonts w:cs="Times New Roman"/>
              </w:rPr>
            </w:pPr>
            <w:r w:rsidRPr="00CD3F31">
              <w:rPr>
                <w:rFonts w:cs="Times New Roman"/>
              </w:rPr>
              <w:t>Output directory location of Level 2 files (</w:t>
            </w:r>
            <w:proofErr w:type="gramStart"/>
            <w:r w:rsidRPr="00CD3F31">
              <w:rPr>
                <w:rFonts w:cs="Times New Roman"/>
              </w:rPr>
              <w:t>./</w:t>
            </w:r>
            <w:proofErr w:type="gramEnd"/>
            <w:r w:rsidRPr="00CD3F31">
              <w:rPr>
                <w:rFonts w:cs="Times New Roman"/>
              </w:rPr>
              <w:t>level2/)</w:t>
            </w:r>
          </w:p>
        </w:tc>
      </w:tr>
      <w:tr w:rsidR="00CD3F31" w:rsidRPr="00CD3F31" w14:paraId="31A6C8E0" w14:textId="77777777" w:rsidTr="00CD3F31">
        <w:tc>
          <w:tcPr>
            <w:tcW w:w="1458" w:type="dxa"/>
          </w:tcPr>
          <w:p w14:paraId="58A09A7C" w14:textId="77777777" w:rsidR="00CD3F31" w:rsidRPr="00CD3F31" w:rsidRDefault="00CD3F31" w:rsidP="00DC4D20">
            <w:pPr>
              <w:spacing w:after="200" w:line="276" w:lineRule="auto"/>
              <w:rPr>
                <w:rFonts w:cs="Times New Roman"/>
              </w:rPr>
            </w:pPr>
            <w:r>
              <w:rPr>
                <w:rFonts w:cs="Times New Roman"/>
              </w:rPr>
              <w:lastRenderedPageBreak/>
              <w:t>13</w:t>
            </w:r>
          </w:p>
        </w:tc>
        <w:tc>
          <w:tcPr>
            <w:tcW w:w="7398" w:type="dxa"/>
          </w:tcPr>
          <w:p w14:paraId="24537B1D" w14:textId="77777777" w:rsidR="00CD3F31" w:rsidRPr="00CD3F31" w:rsidRDefault="00CD3F31" w:rsidP="00DC4D20">
            <w:pPr>
              <w:spacing w:after="200" w:line="276" w:lineRule="auto"/>
              <w:rPr>
                <w:rFonts w:cs="Times New Roman"/>
              </w:rPr>
            </w:pPr>
            <w:r w:rsidRPr="00CD3F31">
              <w:rPr>
                <w:rFonts w:cs="Times New Roman"/>
              </w:rPr>
              <w:t>Output directory location of Level 3 files (</w:t>
            </w:r>
            <w:proofErr w:type="gramStart"/>
            <w:r w:rsidRPr="00CD3F31">
              <w:rPr>
                <w:rFonts w:cs="Times New Roman"/>
              </w:rPr>
              <w:t>./</w:t>
            </w:r>
            <w:proofErr w:type="gramEnd"/>
            <w:r w:rsidRPr="00CD3F31">
              <w:rPr>
                <w:rFonts w:cs="Times New Roman"/>
              </w:rPr>
              <w:t>level3/)</w:t>
            </w:r>
          </w:p>
        </w:tc>
      </w:tr>
      <w:tr w:rsidR="00CD3F31" w:rsidRPr="00CD3F31" w14:paraId="3A28302C" w14:textId="77777777" w:rsidTr="00CD3F31">
        <w:tc>
          <w:tcPr>
            <w:tcW w:w="1458" w:type="dxa"/>
          </w:tcPr>
          <w:p w14:paraId="6674FBD6" w14:textId="77777777" w:rsidR="00CD3F31" w:rsidRPr="00CD3F31" w:rsidRDefault="00CD3F31" w:rsidP="00DC4D20">
            <w:pPr>
              <w:spacing w:after="200" w:line="276" w:lineRule="auto"/>
              <w:rPr>
                <w:rFonts w:cs="Times New Roman"/>
              </w:rPr>
            </w:pPr>
            <w:r>
              <w:rPr>
                <w:rFonts w:cs="Times New Roman"/>
              </w:rPr>
              <w:t>14</w:t>
            </w:r>
          </w:p>
        </w:tc>
        <w:tc>
          <w:tcPr>
            <w:tcW w:w="7398" w:type="dxa"/>
          </w:tcPr>
          <w:p w14:paraId="30EE1F01" w14:textId="77777777" w:rsidR="00CD3F31" w:rsidRPr="00CD3F31" w:rsidRDefault="00CD3F31" w:rsidP="00DC4D20">
            <w:pPr>
              <w:spacing w:after="200" w:line="276" w:lineRule="auto"/>
              <w:rPr>
                <w:rFonts w:cs="Times New Roman"/>
              </w:rPr>
            </w:pPr>
            <w:proofErr w:type="gramStart"/>
            <w:r w:rsidRPr="00CD3F31">
              <w:rPr>
                <w:rFonts w:cs="Times New Roman"/>
              </w:rPr>
              <w:t>First  Level</w:t>
            </w:r>
            <w:proofErr w:type="gramEnd"/>
            <w:r w:rsidRPr="00CD3F31">
              <w:rPr>
                <w:rFonts w:cs="Times New Roman"/>
              </w:rPr>
              <w:t xml:space="preserve">-1b File Name </w:t>
            </w:r>
            <w:r>
              <w:rPr>
                <w:rFonts w:cs="Times New Roman"/>
              </w:rPr>
              <w:t>*</w:t>
            </w:r>
          </w:p>
        </w:tc>
      </w:tr>
      <w:tr w:rsidR="00CD3F31" w:rsidRPr="00CD3F31" w14:paraId="7B9B981C" w14:textId="77777777" w:rsidTr="00CD3F31">
        <w:tc>
          <w:tcPr>
            <w:tcW w:w="1458" w:type="dxa"/>
          </w:tcPr>
          <w:p w14:paraId="32CCD46A" w14:textId="77777777" w:rsidR="00CD3F31" w:rsidRPr="00CD3F31" w:rsidRDefault="00CD3F31" w:rsidP="00DC4D20">
            <w:pPr>
              <w:spacing w:after="200" w:line="276" w:lineRule="auto"/>
              <w:rPr>
                <w:rFonts w:cs="Times New Roman"/>
              </w:rPr>
            </w:pPr>
            <w:r>
              <w:rPr>
                <w:rFonts w:cs="Times New Roman"/>
              </w:rPr>
              <w:t>15+</w:t>
            </w:r>
          </w:p>
        </w:tc>
        <w:tc>
          <w:tcPr>
            <w:tcW w:w="7398" w:type="dxa"/>
          </w:tcPr>
          <w:p w14:paraId="76FDA478" w14:textId="77777777" w:rsidR="00CD3F31" w:rsidRPr="00CD3F31" w:rsidRDefault="009324FA" w:rsidP="00DC4D20">
            <w:pPr>
              <w:spacing w:after="200" w:line="276" w:lineRule="auto"/>
              <w:rPr>
                <w:rFonts w:cs="Times New Roman"/>
              </w:rPr>
            </w:pPr>
            <w:r>
              <w:rPr>
                <w:rFonts w:cs="Times New Roman"/>
              </w:rPr>
              <w:t>Subsequent</w:t>
            </w:r>
            <w:r w:rsidRPr="00CD3F31">
              <w:rPr>
                <w:rFonts w:cs="Times New Roman"/>
              </w:rPr>
              <w:t xml:space="preserve"> </w:t>
            </w:r>
            <w:r w:rsidR="00CD3F31" w:rsidRPr="00CD3F31">
              <w:rPr>
                <w:rFonts w:cs="Times New Roman"/>
              </w:rPr>
              <w:t>File Names  (one per line)</w:t>
            </w:r>
          </w:p>
        </w:tc>
      </w:tr>
    </w:tbl>
    <w:p w14:paraId="1B276894" w14:textId="77777777" w:rsidR="004B6660" w:rsidRDefault="004B6660" w:rsidP="002B1043">
      <w:pPr>
        <w:spacing w:after="200" w:line="276" w:lineRule="auto"/>
        <w:rPr>
          <w:rFonts w:cs="Times New Roman"/>
        </w:rPr>
      </w:pPr>
    </w:p>
    <w:p w14:paraId="51E3B9BA" w14:textId="77777777" w:rsidR="002B1043" w:rsidRDefault="002B1043" w:rsidP="005A4236">
      <w:pPr>
        <w:pStyle w:val="Heading3"/>
      </w:pPr>
      <w:bookmarkStart w:id="418" w:name="_Toc257364705"/>
      <w:r>
        <w:t xml:space="preserve">AVHRR Level-1b File </w:t>
      </w:r>
      <w:r w:rsidR="005A4236">
        <w:t>Name Convention</w:t>
      </w:r>
      <w:bookmarkEnd w:id="418"/>
    </w:p>
    <w:p w14:paraId="2858E4BF" w14:textId="77777777" w:rsidR="009E5452" w:rsidRDefault="002B1043" w:rsidP="002B1043">
      <w:pPr>
        <w:spacing w:after="200" w:line="276" w:lineRule="auto"/>
        <w:rPr>
          <w:rFonts w:cs="Times New Roman"/>
        </w:rPr>
      </w:pPr>
      <w:r>
        <w:rPr>
          <w:rFonts w:cs="Times New Roman"/>
        </w:rPr>
        <w:t>When processing AVHRR, the user needs to provide the Level-1b</w:t>
      </w:r>
      <w:r w:rsidR="00607D91">
        <w:rPr>
          <w:rFonts w:cs="Times New Roman"/>
        </w:rPr>
        <w:t xml:space="preserve"> name.  The name can be arbitrary because no information is extracted from it.  CLAVR-x assumes any file that ends in “</w:t>
      </w:r>
      <w:proofErr w:type="gramStart"/>
      <w:r w:rsidR="00607D91">
        <w:rPr>
          <w:rFonts w:cs="Times New Roman"/>
        </w:rPr>
        <w:t>.</w:t>
      </w:r>
      <w:proofErr w:type="spellStart"/>
      <w:r w:rsidR="00607D91">
        <w:rPr>
          <w:rFonts w:cs="Times New Roman"/>
        </w:rPr>
        <w:t>gz</w:t>
      </w:r>
      <w:proofErr w:type="spellEnd"/>
      <w:proofErr w:type="gramEnd"/>
      <w:r w:rsidR="00607D91">
        <w:rPr>
          <w:rFonts w:cs="Times New Roman"/>
        </w:rPr>
        <w:t>” or “.bz2” is compressed and any file without those suffixes is not compressed.</w:t>
      </w:r>
    </w:p>
    <w:p w14:paraId="754C347F" w14:textId="77777777" w:rsidR="009E5452" w:rsidRDefault="009E5452" w:rsidP="005A4236">
      <w:pPr>
        <w:pStyle w:val="Heading3"/>
      </w:pPr>
      <w:bookmarkStart w:id="419" w:name="_Toc257364706"/>
      <w:r>
        <w:t>VIIRS Level-1b File Name Convention</w:t>
      </w:r>
      <w:bookmarkEnd w:id="419"/>
    </w:p>
    <w:p w14:paraId="0786E66C" w14:textId="77777777" w:rsidR="009E5452" w:rsidRDefault="009E5452" w:rsidP="002B1043">
      <w:pPr>
        <w:spacing w:after="200" w:line="276" w:lineRule="auto"/>
        <w:rPr>
          <w:rFonts w:cs="Times New Roman"/>
        </w:rPr>
      </w:pPr>
      <w:r>
        <w:rPr>
          <w:rFonts w:cs="Times New Roman"/>
        </w:rPr>
        <w:t xml:space="preserve">When processing VIIRS, the </w:t>
      </w:r>
      <w:r w:rsidR="009324FA">
        <w:rPr>
          <w:rFonts w:cs="Times New Roman"/>
        </w:rPr>
        <w:t xml:space="preserve">expected </w:t>
      </w:r>
      <w:r>
        <w:rPr>
          <w:rFonts w:cs="Times New Roman"/>
        </w:rPr>
        <w:t>file names in file-</w:t>
      </w:r>
      <w:proofErr w:type="gramStart"/>
      <w:r>
        <w:rPr>
          <w:rFonts w:cs="Times New Roman"/>
        </w:rPr>
        <w:t xml:space="preserve">list  </w:t>
      </w:r>
      <w:r w:rsidR="009324FA">
        <w:rPr>
          <w:rFonts w:cs="Times New Roman"/>
        </w:rPr>
        <w:t>are</w:t>
      </w:r>
      <w:proofErr w:type="gramEnd"/>
      <w:r w:rsidR="009324FA">
        <w:rPr>
          <w:rFonts w:cs="Times New Roman"/>
        </w:rPr>
        <w:t xml:space="preserve"> </w:t>
      </w:r>
      <w:r>
        <w:rPr>
          <w:rFonts w:cs="Times New Roman"/>
        </w:rPr>
        <w:t xml:space="preserve">the terrain-corrected </w:t>
      </w:r>
      <w:proofErr w:type="spellStart"/>
      <w:r>
        <w:rPr>
          <w:rFonts w:cs="Times New Roman"/>
        </w:rPr>
        <w:t>geolocation</w:t>
      </w:r>
      <w:proofErr w:type="spellEnd"/>
      <w:r>
        <w:rPr>
          <w:rFonts w:cs="Times New Roman"/>
        </w:rPr>
        <w:t xml:space="preserve"> files that begin with GMTCO.  The names of the other needed files are constructed based on i</w:t>
      </w:r>
      <w:r w:rsidR="005A4236">
        <w:rPr>
          <w:rFonts w:cs="Times New Roman"/>
        </w:rPr>
        <w:t>nformation from the GMTCO file.</w:t>
      </w:r>
    </w:p>
    <w:p w14:paraId="5D42817E" w14:textId="77777777" w:rsidR="009E5452" w:rsidRDefault="009E5452" w:rsidP="005A4236">
      <w:pPr>
        <w:pStyle w:val="Heading3"/>
      </w:pPr>
      <w:bookmarkStart w:id="420" w:name="_Toc257364707"/>
      <w:r>
        <w:t>GOES, MSG, MTSAT, FY2D, COMS File Name Conventions</w:t>
      </w:r>
      <w:bookmarkEnd w:id="420"/>
    </w:p>
    <w:p w14:paraId="5B6EAAD2" w14:textId="77777777" w:rsidR="009E5452" w:rsidRDefault="00C838FC" w:rsidP="002B1043">
      <w:pPr>
        <w:spacing w:after="200" w:line="276" w:lineRule="auto"/>
        <w:rPr>
          <w:rFonts w:cs="Times New Roman"/>
        </w:rPr>
      </w:pPr>
      <w:r>
        <w:rPr>
          <w:rFonts w:cs="Times New Roman"/>
        </w:rPr>
        <w:t>CLAVR-x uses</w:t>
      </w:r>
      <w:r w:rsidR="009E5452">
        <w:rPr>
          <w:rFonts w:cs="Times New Roman"/>
        </w:rPr>
        <w:t xml:space="preserve"> band-separated “area” files when processing geostationary imager data.  CLAVR-x expects the first file to be the name of the channel-1 file.  It expects files of the following naming convention:  satname_1_YYYY_DDD_HHMM.area where </w:t>
      </w:r>
      <w:proofErr w:type="spellStart"/>
      <w:r w:rsidR="009E5452">
        <w:rPr>
          <w:rFonts w:cs="Times New Roman"/>
        </w:rPr>
        <w:t>satname</w:t>
      </w:r>
      <w:proofErr w:type="spellEnd"/>
      <w:r w:rsidR="009E5452">
        <w:rPr>
          <w:rFonts w:cs="Times New Roman"/>
        </w:rPr>
        <w:t xml:space="preserve"> is the same of the satellite (e.g</w:t>
      </w:r>
      <w:proofErr w:type="gramStart"/>
      <w:r w:rsidR="009E5452">
        <w:rPr>
          <w:rFonts w:cs="Times New Roman"/>
        </w:rPr>
        <w:t>.  goes13</w:t>
      </w:r>
      <w:proofErr w:type="gramEnd"/>
      <w:r w:rsidR="009E5452">
        <w:rPr>
          <w:rFonts w:cs="Times New Roman"/>
        </w:rPr>
        <w:t>)</w:t>
      </w:r>
    </w:p>
    <w:p w14:paraId="3F9C1148" w14:textId="77777777" w:rsidR="00C838FC" w:rsidRDefault="005A4236" w:rsidP="00886A89">
      <w:pPr>
        <w:pStyle w:val="Heading3"/>
      </w:pPr>
      <w:bookmarkStart w:id="421" w:name="_Toc257364708"/>
      <w:r>
        <w:t>MODIS 1k</w:t>
      </w:r>
      <w:r w:rsidR="00C838FC">
        <w:t>m Level1b File Name Conventions</w:t>
      </w:r>
      <w:bookmarkEnd w:id="421"/>
    </w:p>
    <w:p w14:paraId="614FCC93" w14:textId="77777777" w:rsidR="00C838FC" w:rsidRDefault="00C838FC" w:rsidP="002B1043">
      <w:pPr>
        <w:spacing w:after="200" w:line="276" w:lineRule="auto"/>
        <w:rPr>
          <w:rFonts w:cs="Times New Roman"/>
        </w:rPr>
      </w:pPr>
      <w:r>
        <w:rPr>
          <w:rFonts w:cs="Times New Roman"/>
        </w:rPr>
        <w:t xml:space="preserve">When processing 1 km MODIS data (MOD02km and MYD021km), the file </w:t>
      </w:r>
      <w:proofErr w:type="gramStart"/>
      <w:r>
        <w:rPr>
          <w:rFonts w:cs="Times New Roman"/>
        </w:rPr>
        <w:t>name  in</w:t>
      </w:r>
      <w:proofErr w:type="gramEnd"/>
      <w:r>
        <w:rPr>
          <w:rFonts w:cs="Times New Roman"/>
        </w:rPr>
        <w:t xml:space="preserve"> the file-list is the name of the Level-1b file.  The MODIS 1km Level-1b files do not contain 1 km </w:t>
      </w:r>
      <w:proofErr w:type="spellStart"/>
      <w:r>
        <w:rPr>
          <w:rFonts w:cs="Times New Roman"/>
        </w:rPr>
        <w:t>geolocation</w:t>
      </w:r>
      <w:proofErr w:type="spellEnd"/>
      <w:r>
        <w:rPr>
          <w:rFonts w:cs="Times New Roman"/>
        </w:rPr>
        <w:t xml:space="preserve"> data.  The relevant </w:t>
      </w:r>
      <w:proofErr w:type="spellStart"/>
      <w:r>
        <w:rPr>
          <w:rFonts w:cs="Times New Roman"/>
        </w:rPr>
        <w:t>geolocation</w:t>
      </w:r>
      <w:proofErr w:type="spellEnd"/>
      <w:r>
        <w:rPr>
          <w:rFonts w:cs="Times New Roman"/>
        </w:rPr>
        <w:t xml:space="preserve"> files (MOD03 and MYD03) should be located in the “navigation input” directory on line 3 of the file-list.  The </w:t>
      </w:r>
      <w:proofErr w:type="gramStart"/>
      <w:r>
        <w:rPr>
          <w:rFonts w:cs="Times New Roman"/>
        </w:rPr>
        <w:t>name of the MODIS files are</w:t>
      </w:r>
      <w:proofErr w:type="gramEnd"/>
      <w:r>
        <w:rPr>
          <w:rFonts w:cs="Times New Roman"/>
        </w:rPr>
        <w:t xml:space="preserve"> arbitrary and the information of their date are extracted from the global attributes.</w:t>
      </w:r>
    </w:p>
    <w:p w14:paraId="4D67FFF0" w14:textId="77777777" w:rsidR="005A4236" w:rsidRPr="002B1043" w:rsidRDefault="00C838FC" w:rsidP="00886A89">
      <w:pPr>
        <w:pStyle w:val="Heading3"/>
      </w:pPr>
      <w:bookmarkStart w:id="422" w:name="_Toc257364709"/>
      <w:r>
        <w:t>MODIS 5km Level1b File Name Conventions.</w:t>
      </w:r>
      <w:bookmarkEnd w:id="422"/>
      <w:r>
        <w:t xml:space="preserve">   </w:t>
      </w:r>
    </w:p>
    <w:p w14:paraId="29D2808B" w14:textId="77777777" w:rsidR="00CC199D" w:rsidRPr="00F277BD" w:rsidRDefault="00C838FC" w:rsidP="00CC199D">
      <w:r>
        <w:t>CLAVR-x processe</w:t>
      </w:r>
      <w:r w:rsidR="002D34F8">
        <w:t>s</w:t>
      </w:r>
      <w:r>
        <w:t xml:space="preserve"> the MODIS 5km subset files </w:t>
      </w:r>
      <w:r w:rsidR="00886A89">
        <w:t>(</w:t>
      </w:r>
      <w:r w:rsidR="00886A89" w:rsidRPr="00886A89">
        <w:t>MOD02S</w:t>
      </w:r>
      <w:r w:rsidR="00886A89">
        <w:t xml:space="preserve">SH and MYD02SSH) </w:t>
      </w:r>
      <w:r>
        <w:t xml:space="preserve">generated by NASA GSFC and distributed by LAADSWEB.  The </w:t>
      </w:r>
      <w:proofErr w:type="spellStart"/>
      <w:r>
        <w:t>geolocation</w:t>
      </w:r>
      <w:proofErr w:type="spellEnd"/>
      <w:r>
        <w:t xml:space="preserve"> information is imbedded in the </w:t>
      </w:r>
      <w:r w:rsidR="00886A89">
        <w:t>files and therefore no separate file is needed.</w:t>
      </w:r>
    </w:p>
    <w:p w14:paraId="0B9A0C9F" w14:textId="77777777" w:rsidR="00CC199D" w:rsidRPr="00F277BD" w:rsidRDefault="00CC199D" w:rsidP="00CC199D"/>
    <w:p w14:paraId="2FE2E51D" w14:textId="77777777" w:rsidR="00CC199D" w:rsidRPr="00F277BD" w:rsidRDefault="00CC199D" w:rsidP="00C95083">
      <w:pPr>
        <w:pStyle w:val="Heading2"/>
        <w:rPr>
          <w:rFonts w:asciiTheme="minorHAnsi" w:hAnsiTheme="minorHAnsi"/>
        </w:rPr>
      </w:pPr>
      <w:bookmarkStart w:id="423" w:name="_Toc257364710"/>
      <w:r w:rsidRPr="00F277BD">
        <w:rPr>
          <w:rStyle w:val="Heading1Char"/>
          <w:rFonts w:asciiTheme="minorHAnsi" w:hAnsiTheme="minorHAnsi"/>
          <w:b/>
          <w:bCs/>
          <w:color w:val="4F81BD" w:themeColor="accent1"/>
          <w:sz w:val="26"/>
          <w:szCs w:val="26"/>
        </w:rPr>
        <w:t>The CLAV</w:t>
      </w:r>
      <w:r w:rsidR="00314420" w:rsidRPr="00F277BD">
        <w:rPr>
          <w:rStyle w:val="Heading1Char"/>
          <w:rFonts w:asciiTheme="minorHAnsi" w:hAnsiTheme="minorHAnsi"/>
          <w:b/>
          <w:bCs/>
          <w:color w:val="4F81BD" w:themeColor="accent1"/>
          <w:sz w:val="26"/>
          <w:szCs w:val="26"/>
        </w:rPr>
        <w:t>R</w:t>
      </w:r>
      <w:r w:rsidR="008F42EC">
        <w:rPr>
          <w:rStyle w:val="Heading1Char"/>
          <w:rFonts w:asciiTheme="minorHAnsi" w:hAnsiTheme="minorHAnsi"/>
          <w:b/>
          <w:bCs/>
          <w:color w:val="4F81BD" w:themeColor="accent1"/>
          <w:sz w:val="26"/>
          <w:szCs w:val="26"/>
        </w:rPr>
        <w:t>XORB Default-</w:t>
      </w:r>
      <w:r w:rsidRPr="00F277BD">
        <w:rPr>
          <w:rStyle w:val="Heading1Char"/>
          <w:rFonts w:asciiTheme="minorHAnsi" w:hAnsiTheme="minorHAnsi"/>
          <w:b/>
          <w:bCs/>
          <w:color w:val="4F81BD" w:themeColor="accent1"/>
          <w:sz w:val="26"/>
          <w:szCs w:val="26"/>
        </w:rPr>
        <w:t xml:space="preserve">Options </w:t>
      </w:r>
      <w:r w:rsidR="008F42EC">
        <w:rPr>
          <w:rStyle w:val="Heading1Char"/>
          <w:rFonts w:asciiTheme="minorHAnsi" w:hAnsiTheme="minorHAnsi"/>
          <w:b/>
          <w:bCs/>
          <w:color w:val="4F81BD" w:themeColor="accent1"/>
          <w:sz w:val="26"/>
          <w:szCs w:val="26"/>
        </w:rPr>
        <w:t xml:space="preserve">Run-Control </w:t>
      </w:r>
      <w:r w:rsidRPr="00F277BD">
        <w:rPr>
          <w:rStyle w:val="Heading1Char"/>
          <w:rFonts w:asciiTheme="minorHAnsi" w:hAnsiTheme="minorHAnsi"/>
          <w:b/>
          <w:bCs/>
          <w:color w:val="4F81BD" w:themeColor="accent1"/>
          <w:sz w:val="26"/>
          <w:szCs w:val="26"/>
        </w:rPr>
        <w:t>File</w:t>
      </w:r>
      <w:bookmarkEnd w:id="423"/>
    </w:p>
    <w:p w14:paraId="2E7C499A" w14:textId="77777777" w:rsidR="008F42EC" w:rsidRDefault="008F42EC" w:rsidP="008F42EC">
      <w:bookmarkStart w:id="424" w:name="_Toc335223477"/>
      <w:r>
        <w:t>As its name implies, the default-options file passes the user-specified chooses for many options including ancillary data, algorithm modes and files output.</w:t>
      </w:r>
      <w:r w:rsidRPr="008F42EC">
        <w:t xml:space="preserve"> </w:t>
      </w:r>
      <w:r>
        <w:t xml:space="preserve">  </w:t>
      </w:r>
      <w:r w:rsidRPr="008F42EC">
        <w:t xml:space="preserve"> </w:t>
      </w:r>
      <w:r w:rsidR="007D7256">
        <w:t>Many of these choices are sensor specific and therefore most users employ a sensor-specific default-options fi</w:t>
      </w:r>
      <w:r w:rsidR="005B6621">
        <w:t>le.    The default-options file</w:t>
      </w:r>
      <w:r w:rsidR="007D7256">
        <w:t xml:space="preserve"> allows users to turn on and off the channels.  CLAVRXORB can run with all channels turned on – even those not present </w:t>
      </w:r>
      <w:r w:rsidR="007D7256">
        <w:lastRenderedPageBreak/>
        <w:t>on the sensor being processed.  Turning off channels will remove them from the output stream and may result in CLAVRXORB modifying the ACHA and DCOMP algorithm modes.</w:t>
      </w:r>
    </w:p>
    <w:p w14:paraId="71205808" w14:textId="77777777" w:rsidR="008F42EC" w:rsidRDefault="008F42EC" w:rsidP="008F42EC"/>
    <w:p w14:paraId="00DE28DD" w14:textId="77777777" w:rsidR="008F42EC" w:rsidRPr="008F42EC" w:rsidRDefault="008F42EC" w:rsidP="008F42EC">
      <w:r w:rsidRPr="008F42EC">
        <w:t xml:space="preserve">The table below describes the contents and most common usage of each parameter in this file.  </w:t>
      </w:r>
    </w:p>
    <w:p w14:paraId="65D266CC" w14:textId="77777777" w:rsidR="008F42EC" w:rsidRPr="008F42EC" w:rsidRDefault="008F42EC" w:rsidP="008F42EC"/>
    <w:p w14:paraId="53BE8902" w14:textId="77777777" w:rsidR="004B6660" w:rsidRPr="0065576D" w:rsidRDefault="004B6660" w:rsidP="004B6660">
      <w:pPr>
        <w:pStyle w:val="Caption"/>
        <w:keepNext/>
        <w:rPr>
          <w:color w:val="auto"/>
        </w:rPr>
      </w:pPr>
      <w:r w:rsidRPr="0065576D">
        <w:rPr>
          <w:color w:val="auto"/>
        </w:rPr>
        <w:t xml:space="preserve">Table </w:t>
      </w:r>
      <w:r w:rsidR="008E7732" w:rsidRPr="0065576D">
        <w:rPr>
          <w:color w:val="auto"/>
        </w:rPr>
        <w:fldChar w:fldCharType="begin"/>
      </w:r>
      <w:r w:rsidR="008E7732" w:rsidRPr="0065576D">
        <w:rPr>
          <w:color w:val="auto"/>
        </w:rPr>
        <w:instrText xml:space="preserve"> SEQ Table \* ARABIC </w:instrText>
      </w:r>
      <w:r w:rsidR="008E7732" w:rsidRPr="0065576D">
        <w:rPr>
          <w:color w:val="auto"/>
        </w:rPr>
        <w:fldChar w:fldCharType="separate"/>
      </w:r>
      <w:r w:rsidR="0065576D" w:rsidRPr="0065576D">
        <w:rPr>
          <w:noProof/>
          <w:color w:val="auto"/>
        </w:rPr>
        <w:t>2</w:t>
      </w:r>
      <w:r w:rsidR="008E7732" w:rsidRPr="0065576D">
        <w:rPr>
          <w:noProof/>
          <w:color w:val="auto"/>
        </w:rPr>
        <w:fldChar w:fldCharType="end"/>
      </w:r>
      <w:r w:rsidRPr="0065576D">
        <w:rPr>
          <w:color w:val="auto"/>
        </w:rPr>
        <w:t xml:space="preserve"> Description of the contents of the </w:t>
      </w:r>
      <w:proofErr w:type="spellStart"/>
      <w:r w:rsidRPr="0065576D">
        <w:rPr>
          <w:color w:val="auto"/>
        </w:rPr>
        <w:t>clavrxorb</w:t>
      </w:r>
      <w:proofErr w:type="spellEnd"/>
      <w:r w:rsidRPr="0065576D">
        <w:rPr>
          <w:color w:val="auto"/>
        </w:rPr>
        <w:t xml:space="preserve"> default options file</w:t>
      </w:r>
    </w:p>
    <w:tbl>
      <w:tblPr>
        <w:tblStyle w:val="TableGrid"/>
        <w:tblW w:w="0" w:type="auto"/>
        <w:tblLook w:val="04A0" w:firstRow="1" w:lastRow="0" w:firstColumn="1" w:lastColumn="0" w:noHBand="0" w:noVBand="1"/>
      </w:tblPr>
      <w:tblGrid>
        <w:gridCol w:w="908"/>
        <w:gridCol w:w="2537"/>
        <w:gridCol w:w="1099"/>
        <w:gridCol w:w="4312"/>
      </w:tblGrid>
      <w:tr w:rsidR="0065576D" w:rsidRPr="0065576D" w14:paraId="2AD68E9F" w14:textId="77777777" w:rsidTr="009D7ADA">
        <w:tc>
          <w:tcPr>
            <w:tcW w:w="908" w:type="dxa"/>
          </w:tcPr>
          <w:p w14:paraId="4F9B026B" w14:textId="77777777" w:rsidR="009D7ADA" w:rsidRPr="0065576D" w:rsidRDefault="009D7ADA" w:rsidP="00DC4D20">
            <w:pPr>
              <w:widowControl w:val="0"/>
              <w:autoSpaceDE w:val="0"/>
              <w:autoSpaceDN w:val="0"/>
              <w:adjustRightInd w:val="0"/>
              <w:rPr>
                <w:rFonts w:eastAsia="Times New Roman" w:cs="Times New Roman"/>
                <w:b/>
                <w:sz w:val="20"/>
                <w:szCs w:val="20"/>
                <w:u w:val="single"/>
              </w:rPr>
            </w:pPr>
            <w:r w:rsidRPr="0065576D">
              <w:rPr>
                <w:rFonts w:eastAsia="Times New Roman" w:cs="Times New Roman"/>
                <w:b/>
                <w:sz w:val="20"/>
                <w:szCs w:val="20"/>
                <w:u w:val="single"/>
              </w:rPr>
              <w:t>Line #</w:t>
            </w:r>
          </w:p>
        </w:tc>
        <w:tc>
          <w:tcPr>
            <w:tcW w:w="2537" w:type="dxa"/>
          </w:tcPr>
          <w:p w14:paraId="08B8A3E8" w14:textId="77777777" w:rsidR="009D7ADA" w:rsidRPr="0065576D" w:rsidRDefault="009D7ADA" w:rsidP="00DC4D20">
            <w:pPr>
              <w:widowControl w:val="0"/>
              <w:autoSpaceDE w:val="0"/>
              <w:autoSpaceDN w:val="0"/>
              <w:adjustRightInd w:val="0"/>
              <w:rPr>
                <w:rFonts w:eastAsia="Times New Roman" w:cs="Times New Roman"/>
                <w:b/>
                <w:sz w:val="20"/>
                <w:szCs w:val="20"/>
              </w:rPr>
            </w:pPr>
            <w:r w:rsidRPr="0065576D">
              <w:rPr>
                <w:rFonts w:eastAsia="Times New Roman" w:cs="Times New Roman"/>
                <w:b/>
                <w:sz w:val="20"/>
                <w:szCs w:val="20"/>
                <w:u w:val="single"/>
              </w:rPr>
              <w:t>Parameter</w:t>
            </w:r>
          </w:p>
        </w:tc>
        <w:tc>
          <w:tcPr>
            <w:tcW w:w="1099" w:type="dxa"/>
          </w:tcPr>
          <w:p w14:paraId="2E74B760" w14:textId="77777777" w:rsidR="009D7ADA" w:rsidRPr="0065576D" w:rsidRDefault="009D7ADA" w:rsidP="00DC4D20">
            <w:pPr>
              <w:widowControl w:val="0"/>
              <w:autoSpaceDE w:val="0"/>
              <w:autoSpaceDN w:val="0"/>
              <w:adjustRightInd w:val="0"/>
              <w:rPr>
                <w:rFonts w:eastAsia="Times New Roman" w:cs="Times New Roman"/>
                <w:b/>
                <w:sz w:val="20"/>
                <w:szCs w:val="20"/>
              </w:rPr>
            </w:pPr>
            <w:r w:rsidRPr="0065576D">
              <w:rPr>
                <w:rFonts w:eastAsia="Times New Roman" w:cs="Times New Roman"/>
                <w:b/>
                <w:sz w:val="20"/>
                <w:szCs w:val="20"/>
              </w:rPr>
              <w:t>Type</w:t>
            </w:r>
          </w:p>
        </w:tc>
        <w:tc>
          <w:tcPr>
            <w:tcW w:w="4312" w:type="dxa"/>
          </w:tcPr>
          <w:p w14:paraId="4EABAB46" w14:textId="77777777" w:rsidR="009D7ADA" w:rsidRPr="0065576D" w:rsidRDefault="009D7ADA" w:rsidP="00DC4D20">
            <w:pPr>
              <w:widowControl w:val="0"/>
              <w:autoSpaceDE w:val="0"/>
              <w:autoSpaceDN w:val="0"/>
              <w:adjustRightInd w:val="0"/>
              <w:rPr>
                <w:rFonts w:eastAsia="Times New Roman" w:cs="Times New Roman"/>
                <w:b/>
                <w:sz w:val="20"/>
                <w:szCs w:val="20"/>
              </w:rPr>
            </w:pPr>
            <w:r w:rsidRPr="0065576D">
              <w:rPr>
                <w:rFonts w:eastAsia="Times New Roman" w:cs="Times New Roman"/>
                <w:b/>
                <w:sz w:val="20"/>
                <w:szCs w:val="20"/>
              </w:rPr>
              <w:t>Description/Options</w:t>
            </w:r>
          </w:p>
        </w:tc>
      </w:tr>
      <w:tr w:rsidR="0065576D" w:rsidRPr="0065576D" w14:paraId="567B0F7A" w14:textId="77777777" w:rsidTr="009D7ADA">
        <w:tc>
          <w:tcPr>
            <w:tcW w:w="908" w:type="dxa"/>
          </w:tcPr>
          <w:p w14:paraId="042A3CB6" w14:textId="77777777" w:rsidR="009D7ADA" w:rsidRPr="0065576D" w:rsidRDefault="009D7ADA" w:rsidP="00DC4D20">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1</w:t>
            </w:r>
          </w:p>
        </w:tc>
        <w:tc>
          <w:tcPr>
            <w:tcW w:w="2537" w:type="dxa"/>
          </w:tcPr>
          <w:p w14:paraId="6367C883" w14:textId="77777777" w:rsidR="009D7ADA" w:rsidRPr="0065576D" w:rsidRDefault="009D7ADA" w:rsidP="00DC4D20">
            <w:pPr>
              <w:widowControl w:val="0"/>
              <w:autoSpaceDE w:val="0"/>
              <w:autoSpaceDN w:val="0"/>
              <w:adjustRightInd w:val="0"/>
              <w:rPr>
                <w:rFonts w:ascii="Times New Roman" w:eastAsia="Times New Roman" w:hAnsi="Times New Roman" w:cs="Times New Roman"/>
                <w:sz w:val="20"/>
                <w:szCs w:val="20"/>
              </w:rPr>
            </w:pPr>
            <w:proofErr w:type="gramStart"/>
            <w:r w:rsidRPr="0065576D">
              <w:rPr>
                <w:rFonts w:eastAsia="Times New Roman" w:cs="Times New Roman"/>
                <w:sz w:val="20"/>
                <w:szCs w:val="20"/>
              </w:rPr>
              <w:t>ref</w:t>
            </w:r>
            <w:proofErr w:type="gramEnd"/>
            <w:r w:rsidRPr="0065576D">
              <w:rPr>
                <w:rFonts w:eastAsia="Times New Roman" w:cs="Times New Roman"/>
                <w:sz w:val="20"/>
                <w:szCs w:val="20"/>
              </w:rPr>
              <w:t>_cal_1b</w:t>
            </w:r>
          </w:p>
        </w:tc>
        <w:tc>
          <w:tcPr>
            <w:tcW w:w="1099" w:type="dxa"/>
          </w:tcPr>
          <w:p w14:paraId="1F8444D9" w14:textId="77777777" w:rsidR="009D7ADA" w:rsidRPr="0065576D" w:rsidRDefault="009D7ADA" w:rsidP="00DC4D20">
            <w:pPr>
              <w:widowControl w:val="0"/>
              <w:autoSpaceDE w:val="0"/>
              <w:autoSpaceDN w:val="0"/>
              <w:adjustRightInd w:val="0"/>
              <w:rPr>
                <w:rFonts w:ascii="Times New Roman" w:eastAsia="Times New Roman" w:hAnsi="Times New Roman" w:cs="Times New Roman"/>
                <w:sz w:val="20"/>
                <w:szCs w:val="20"/>
              </w:rPr>
            </w:pPr>
            <w:bookmarkStart w:id="425" w:name="OLE_LINK1"/>
            <w:bookmarkStart w:id="426" w:name="OLE_LINK2"/>
            <w:proofErr w:type="gramStart"/>
            <w:r w:rsidRPr="0065576D">
              <w:rPr>
                <w:rFonts w:eastAsia="Times New Roman" w:cs="Times New Roman"/>
                <w:sz w:val="20"/>
                <w:szCs w:val="20"/>
              </w:rPr>
              <w:t>integer</w:t>
            </w:r>
            <w:proofErr w:type="gramEnd"/>
          </w:p>
        </w:tc>
        <w:tc>
          <w:tcPr>
            <w:tcW w:w="4312" w:type="dxa"/>
          </w:tcPr>
          <w:p w14:paraId="30520AF4" w14:textId="77777777" w:rsidR="009D7ADA" w:rsidRPr="0065576D" w:rsidRDefault="009D7ADA" w:rsidP="002D34F8">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Set to 0 to use the reflectance calibration information within the Level-1b data.  Set to 1 to use the reflectance calibration information computed from parameters within the satellite instrument file</w:t>
            </w:r>
            <w:bookmarkEnd w:id="425"/>
            <w:bookmarkEnd w:id="426"/>
            <w:r w:rsidRPr="0065576D">
              <w:rPr>
                <w:rFonts w:eastAsia="Times New Roman" w:cs="Times New Roman"/>
                <w:sz w:val="20"/>
                <w:szCs w:val="20"/>
              </w:rPr>
              <w:t>.</w:t>
            </w:r>
            <w:r w:rsidR="002D34F8" w:rsidRPr="0065576D">
              <w:rPr>
                <w:rFonts w:eastAsia="Times New Roman" w:cs="Times New Roman"/>
                <w:sz w:val="20"/>
                <w:szCs w:val="20"/>
              </w:rPr>
              <w:t xml:space="preserve">  Set to 1 only for AVHRR climate processing (PATMOS-x)</w:t>
            </w:r>
          </w:p>
        </w:tc>
      </w:tr>
      <w:tr w:rsidR="0065576D" w:rsidRPr="0065576D" w14:paraId="51054B22" w14:textId="77777777" w:rsidTr="009D7ADA">
        <w:tc>
          <w:tcPr>
            <w:tcW w:w="908" w:type="dxa"/>
          </w:tcPr>
          <w:p w14:paraId="4A0D972F" w14:textId="77777777" w:rsidR="009D7ADA" w:rsidRPr="0065576D" w:rsidRDefault="009D7ADA" w:rsidP="00DC4D20">
            <w:pPr>
              <w:rPr>
                <w:sz w:val="20"/>
                <w:szCs w:val="20"/>
              </w:rPr>
            </w:pPr>
            <w:r w:rsidRPr="0065576D">
              <w:rPr>
                <w:sz w:val="20"/>
                <w:szCs w:val="20"/>
              </w:rPr>
              <w:t>2</w:t>
            </w:r>
          </w:p>
        </w:tc>
        <w:tc>
          <w:tcPr>
            <w:tcW w:w="2537" w:type="dxa"/>
          </w:tcPr>
          <w:p w14:paraId="066DB414" w14:textId="77777777" w:rsidR="009D7ADA" w:rsidRPr="0065576D" w:rsidRDefault="009D7ADA" w:rsidP="00DC4D20">
            <w:pPr>
              <w:rPr>
                <w:sz w:val="20"/>
                <w:szCs w:val="20"/>
              </w:rPr>
            </w:pPr>
            <w:proofErr w:type="gramStart"/>
            <w:r w:rsidRPr="0065576D">
              <w:rPr>
                <w:sz w:val="20"/>
                <w:szCs w:val="20"/>
              </w:rPr>
              <w:t>therm</w:t>
            </w:r>
            <w:proofErr w:type="gramEnd"/>
            <w:r w:rsidRPr="0065576D">
              <w:rPr>
                <w:sz w:val="20"/>
                <w:szCs w:val="20"/>
              </w:rPr>
              <w:t>_cal_1b</w:t>
            </w:r>
          </w:p>
        </w:tc>
        <w:tc>
          <w:tcPr>
            <w:tcW w:w="1099" w:type="dxa"/>
          </w:tcPr>
          <w:p w14:paraId="39A21A1D"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1AD0A2E1" w14:textId="77777777" w:rsidR="009D7ADA" w:rsidRPr="0065576D" w:rsidRDefault="009D7ADA" w:rsidP="002D34F8">
            <w:pPr>
              <w:rPr>
                <w:sz w:val="20"/>
                <w:szCs w:val="20"/>
              </w:rPr>
            </w:pPr>
            <w:r w:rsidRPr="0065576D">
              <w:rPr>
                <w:sz w:val="20"/>
                <w:szCs w:val="20"/>
              </w:rPr>
              <w:t xml:space="preserve">Set to 0 to not use the thermal calibration information within the Level-1b data.  Set to 1 to use the thermal calibration information computed from parameters within the satellite instrument file.  </w:t>
            </w:r>
            <w:r w:rsidR="002D34F8" w:rsidRPr="0065576D">
              <w:rPr>
                <w:rFonts w:eastAsia="Times New Roman" w:cs="Times New Roman"/>
                <w:sz w:val="20"/>
                <w:szCs w:val="20"/>
              </w:rPr>
              <w:t xml:space="preserve">  Set to 1 only for AVHRR climate processing (PATMOS-x) </w:t>
            </w:r>
          </w:p>
        </w:tc>
      </w:tr>
      <w:tr w:rsidR="0065576D" w:rsidRPr="0065576D" w14:paraId="18021289" w14:textId="77777777" w:rsidTr="009D7ADA">
        <w:tc>
          <w:tcPr>
            <w:tcW w:w="908" w:type="dxa"/>
          </w:tcPr>
          <w:p w14:paraId="5320366F" w14:textId="77777777" w:rsidR="009D7ADA" w:rsidRPr="0065576D" w:rsidRDefault="009D7ADA" w:rsidP="00DC4D20">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3</w:t>
            </w:r>
          </w:p>
        </w:tc>
        <w:tc>
          <w:tcPr>
            <w:tcW w:w="2537" w:type="dxa"/>
          </w:tcPr>
          <w:p w14:paraId="15D52D6C" w14:textId="77777777" w:rsidR="009D7ADA" w:rsidRPr="0065576D" w:rsidRDefault="009D7ADA" w:rsidP="00DC4D20">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1bx</w:t>
            </w:r>
          </w:p>
        </w:tc>
        <w:tc>
          <w:tcPr>
            <w:tcW w:w="1099" w:type="dxa"/>
          </w:tcPr>
          <w:p w14:paraId="2E3C4DB2" w14:textId="77777777" w:rsidR="009D7ADA" w:rsidRPr="0065576D" w:rsidRDefault="009D7ADA" w:rsidP="00DC4D20">
            <w:pPr>
              <w:widowControl w:val="0"/>
              <w:autoSpaceDE w:val="0"/>
              <w:autoSpaceDN w:val="0"/>
              <w:adjustRightInd w:val="0"/>
              <w:rPr>
                <w:rFonts w:eastAsia="Times New Roman" w:cs="Times New Roman"/>
                <w:sz w:val="20"/>
                <w:szCs w:val="20"/>
              </w:rPr>
            </w:pPr>
            <w:proofErr w:type="gramStart"/>
            <w:r w:rsidRPr="0065576D">
              <w:rPr>
                <w:rFonts w:eastAsia="Times New Roman" w:cs="Times New Roman"/>
                <w:sz w:val="20"/>
                <w:szCs w:val="20"/>
              </w:rPr>
              <w:t>integer</w:t>
            </w:r>
            <w:proofErr w:type="gramEnd"/>
          </w:p>
        </w:tc>
        <w:tc>
          <w:tcPr>
            <w:tcW w:w="4312" w:type="dxa"/>
          </w:tcPr>
          <w:p w14:paraId="5A7D67C0" w14:textId="77777777" w:rsidR="009D7ADA" w:rsidRPr="0065576D" w:rsidRDefault="002D34F8" w:rsidP="002D34F8">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 xml:space="preserve">AVHRR Only.   Set to 1 to not make </w:t>
            </w:r>
            <w:proofErr w:type="gramStart"/>
            <w:r w:rsidRPr="0065576D">
              <w:rPr>
                <w:rFonts w:eastAsia="Times New Roman" w:cs="Times New Roman"/>
                <w:sz w:val="20"/>
                <w:szCs w:val="20"/>
              </w:rPr>
              <w:t>a</w:t>
            </w:r>
            <w:proofErr w:type="gramEnd"/>
            <w:r w:rsidRPr="0065576D">
              <w:rPr>
                <w:rFonts w:eastAsia="Times New Roman" w:cs="Times New Roman"/>
                <w:sz w:val="20"/>
                <w:szCs w:val="20"/>
              </w:rPr>
              <w:t xml:space="preserve"> AVHRR Level-1bx file.  Set to 0 for all other cases</w:t>
            </w:r>
          </w:p>
        </w:tc>
      </w:tr>
      <w:tr w:rsidR="0065576D" w:rsidRPr="0065576D" w14:paraId="1B005AE2" w14:textId="77777777" w:rsidTr="009D7ADA">
        <w:tc>
          <w:tcPr>
            <w:tcW w:w="908" w:type="dxa"/>
          </w:tcPr>
          <w:p w14:paraId="228DC6D2" w14:textId="77777777" w:rsidR="009D7ADA" w:rsidRPr="0065576D" w:rsidRDefault="009D7ADA" w:rsidP="00DC4D20">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4</w:t>
            </w:r>
          </w:p>
        </w:tc>
        <w:tc>
          <w:tcPr>
            <w:tcW w:w="2537" w:type="dxa"/>
          </w:tcPr>
          <w:p w14:paraId="341130D8" w14:textId="77777777" w:rsidR="009D7ADA" w:rsidRPr="0065576D" w:rsidRDefault="009D7ADA" w:rsidP="00DC4D20">
            <w:pPr>
              <w:widowControl w:val="0"/>
              <w:autoSpaceDE w:val="0"/>
              <w:autoSpaceDN w:val="0"/>
              <w:adjustRightInd w:val="0"/>
              <w:rPr>
                <w:rFonts w:eastAsia="Times New Roman" w:cs="Times New Roman"/>
                <w:sz w:val="20"/>
                <w:szCs w:val="20"/>
              </w:rPr>
            </w:pPr>
            <w:proofErr w:type="spellStart"/>
            <w:proofErr w:type="gramStart"/>
            <w:r w:rsidRPr="0065576D">
              <w:rPr>
                <w:rFonts w:eastAsia="Times New Roman" w:cs="Times New Roman"/>
                <w:sz w:val="20"/>
                <w:szCs w:val="20"/>
              </w:rPr>
              <w:t>nav</w:t>
            </w:r>
            <w:proofErr w:type="gramEnd"/>
            <w:r w:rsidRPr="0065576D">
              <w:rPr>
                <w:rFonts w:eastAsia="Times New Roman" w:cs="Times New Roman"/>
                <w:sz w:val="20"/>
                <w:szCs w:val="20"/>
              </w:rPr>
              <w:t>_flag</w:t>
            </w:r>
            <w:proofErr w:type="spellEnd"/>
          </w:p>
        </w:tc>
        <w:tc>
          <w:tcPr>
            <w:tcW w:w="1099" w:type="dxa"/>
          </w:tcPr>
          <w:p w14:paraId="128B9E0C" w14:textId="77777777" w:rsidR="009D7ADA" w:rsidRPr="0065576D" w:rsidRDefault="009D7ADA" w:rsidP="00DC4D20">
            <w:pPr>
              <w:widowControl w:val="0"/>
              <w:autoSpaceDE w:val="0"/>
              <w:autoSpaceDN w:val="0"/>
              <w:adjustRightInd w:val="0"/>
              <w:rPr>
                <w:rFonts w:eastAsia="Times New Roman" w:cs="Times New Roman"/>
                <w:sz w:val="20"/>
                <w:szCs w:val="20"/>
              </w:rPr>
            </w:pPr>
            <w:proofErr w:type="gramStart"/>
            <w:r w:rsidRPr="0065576D">
              <w:rPr>
                <w:rFonts w:eastAsia="Times New Roman" w:cs="Times New Roman"/>
                <w:sz w:val="20"/>
                <w:szCs w:val="20"/>
              </w:rPr>
              <w:t>integer</w:t>
            </w:r>
            <w:proofErr w:type="gramEnd"/>
          </w:p>
        </w:tc>
        <w:tc>
          <w:tcPr>
            <w:tcW w:w="4312" w:type="dxa"/>
          </w:tcPr>
          <w:p w14:paraId="113AE218" w14:textId="77777777" w:rsidR="009D7ADA" w:rsidRPr="0065576D" w:rsidRDefault="002D34F8" w:rsidP="002D34F8">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 xml:space="preserve">AVHRR only. </w:t>
            </w:r>
            <w:r w:rsidR="009D7ADA" w:rsidRPr="0065576D">
              <w:rPr>
                <w:rFonts w:eastAsia="Times New Roman" w:cs="Times New Roman"/>
                <w:sz w:val="20"/>
                <w:szCs w:val="20"/>
              </w:rPr>
              <w:t>Set to 0 to use navigation in the Level-1b file</w:t>
            </w:r>
            <w:r w:rsidRPr="0065576D">
              <w:rPr>
                <w:rFonts w:eastAsia="Times New Roman" w:cs="Times New Roman"/>
                <w:sz w:val="20"/>
                <w:szCs w:val="20"/>
              </w:rPr>
              <w:t xml:space="preserve"> (</w:t>
            </w:r>
            <w:proofErr w:type="spellStart"/>
            <w:r w:rsidRPr="0065576D">
              <w:rPr>
                <w:rFonts w:eastAsia="Times New Roman" w:cs="Times New Roman"/>
                <w:sz w:val="20"/>
                <w:szCs w:val="20"/>
              </w:rPr>
              <w:t>recommnend</w:t>
            </w:r>
            <w:proofErr w:type="spellEnd"/>
            <w:r w:rsidRPr="0065576D">
              <w:rPr>
                <w:rFonts w:eastAsia="Times New Roman" w:cs="Times New Roman"/>
                <w:sz w:val="20"/>
                <w:szCs w:val="20"/>
              </w:rPr>
              <w:t>)</w:t>
            </w:r>
            <w:r w:rsidR="009D7ADA" w:rsidRPr="0065576D">
              <w:rPr>
                <w:rFonts w:eastAsia="Times New Roman" w:cs="Times New Roman"/>
                <w:sz w:val="20"/>
                <w:szCs w:val="20"/>
              </w:rPr>
              <w:t xml:space="preserve">.  Set to 1 to read in a pre-existing navigation file (clevernav.f90).  Set to 2 to use Fred Nagle’s repositioning routine (AVHRR </w:t>
            </w:r>
            <w:r w:rsidRPr="0065576D">
              <w:rPr>
                <w:rFonts w:eastAsia="Times New Roman" w:cs="Times New Roman"/>
                <w:sz w:val="20"/>
                <w:szCs w:val="20"/>
              </w:rPr>
              <w:t>climate processing only</w:t>
            </w:r>
            <w:r w:rsidR="009D7ADA" w:rsidRPr="0065576D">
              <w:rPr>
                <w:rFonts w:eastAsia="Times New Roman" w:cs="Times New Roman"/>
                <w:sz w:val="20"/>
                <w:szCs w:val="20"/>
              </w:rPr>
              <w:t xml:space="preserve">).  </w:t>
            </w:r>
          </w:p>
        </w:tc>
      </w:tr>
      <w:tr w:rsidR="0065576D" w:rsidRPr="0065576D" w14:paraId="77FEBD34" w14:textId="77777777" w:rsidTr="009D7ADA">
        <w:tc>
          <w:tcPr>
            <w:tcW w:w="908" w:type="dxa"/>
          </w:tcPr>
          <w:p w14:paraId="77AB515C" w14:textId="77777777" w:rsidR="009D7ADA" w:rsidRPr="0065576D" w:rsidRDefault="009D7ADA" w:rsidP="00DC4D20">
            <w:pPr>
              <w:rPr>
                <w:sz w:val="20"/>
                <w:szCs w:val="20"/>
              </w:rPr>
            </w:pPr>
            <w:r w:rsidRPr="0065576D">
              <w:rPr>
                <w:sz w:val="20"/>
                <w:szCs w:val="20"/>
              </w:rPr>
              <w:t>5</w:t>
            </w:r>
          </w:p>
        </w:tc>
        <w:tc>
          <w:tcPr>
            <w:tcW w:w="2537" w:type="dxa"/>
          </w:tcPr>
          <w:p w14:paraId="025D3EA5" w14:textId="77777777" w:rsidR="009D7ADA" w:rsidRPr="0065576D" w:rsidRDefault="009D7ADA" w:rsidP="00DC4D20">
            <w:pPr>
              <w:rPr>
                <w:sz w:val="20"/>
                <w:szCs w:val="20"/>
              </w:rPr>
            </w:pPr>
            <w:proofErr w:type="spellStart"/>
            <w:proofErr w:type="gramStart"/>
            <w:r w:rsidRPr="0065576D">
              <w:rPr>
                <w:sz w:val="20"/>
                <w:szCs w:val="20"/>
              </w:rPr>
              <w:t>nav</w:t>
            </w:r>
            <w:proofErr w:type="gramEnd"/>
            <w:r w:rsidRPr="0065576D">
              <w:rPr>
                <w:sz w:val="20"/>
                <w:szCs w:val="20"/>
              </w:rPr>
              <w:t>_file_flag</w:t>
            </w:r>
            <w:proofErr w:type="spellEnd"/>
          </w:p>
        </w:tc>
        <w:tc>
          <w:tcPr>
            <w:tcW w:w="1099" w:type="dxa"/>
          </w:tcPr>
          <w:p w14:paraId="4E38FC1C" w14:textId="77777777" w:rsidR="009D7ADA" w:rsidRPr="0065576D" w:rsidRDefault="009D7ADA" w:rsidP="00DC4D20">
            <w:pPr>
              <w:rPr>
                <w:sz w:val="20"/>
                <w:szCs w:val="20"/>
              </w:rPr>
            </w:pPr>
            <w:proofErr w:type="gramStart"/>
            <w:r w:rsidRPr="0065576D">
              <w:rPr>
                <w:sz w:val="20"/>
                <w:szCs w:val="20"/>
              </w:rPr>
              <w:t>integer</w:t>
            </w:r>
            <w:proofErr w:type="gramEnd"/>
            <w:r w:rsidRPr="0065576D">
              <w:rPr>
                <w:sz w:val="20"/>
                <w:szCs w:val="20"/>
              </w:rPr>
              <w:t xml:space="preserve"> </w:t>
            </w:r>
          </w:p>
        </w:tc>
        <w:tc>
          <w:tcPr>
            <w:tcW w:w="4312" w:type="dxa"/>
          </w:tcPr>
          <w:p w14:paraId="7B2C928A" w14:textId="77777777" w:rsidR="009D7ADA" w:rsidRPr="0065576D" w:rsidRDefault="009D7ADA" w:rsidP="00DC4D20">
            <w:pPr>
              <w:rPr>
                <w:sz w:val="20"/>
                <w:szCs w:val="20"/>
              </w:rPr>
            </w:pPr>
            <w:r w:rsidRPr="0065576D">
              <w:rPr>
                <w:sz w:val="20"/>
                <w:szCs w:val="20"/>
              </w:rPr>
              <w:t xml:space="preserve">Set to 0 to not write </w:t>
            </w:r>
            <w:proofErr w:type="gramStart"/>
            <w:r w:rsidRPr="0065576D">
              <w:rPr>
                <w:sz w:val="20"/>
                <w:szCs w:val="20"/>
              </w:rPr>
              <w:t>a navigation</w:t>
            </w:r>
            <w:proofErr w:type="gramEnd"/>
            <w:r w:rsidRPr="0065576D">
              <w:rPr>
                <w:sz w:val="20"/>
                <w:szCs w:val="20"/>
              </w:rPr>
              <w:t xml:space="preserve"> HDF4 file.  Set to 1 to write navigation HDF4 file.  The navigation HDF4 file includes pixel level latitude and longitude.  Scan line numbers and scan line times are also included.  The latitude and longitude variables may now be seen in the Level-2 HDF4 file.  The “</w:t>
            </w:r>
            <w:proofErr w:type="spellStart"/>
            <w:r w:rsidRPr="0065576D">
              <w:rPr>
                <w:sz w:val="20"/>
                <w:szCs w:val="20"/>
              </w:rPr>
              <w:t>clavrxorb_file_list</w:t>
            </w:r>
            <w:proofErr w:type="spellEnd"/>
            <w:r w:rsidRPr="0065576D">
              <w:rPr>
                <w:sz w:val="20"/>
                <w:szCs w:val="20"/>
              </w:rPr>
              <w:t>” file controls the output location.  A normal user does not need this file.  The flag should be set to 0.</w:t>
            </w:r>
          </w:p>
        </w:tc>
      </w:tr>
      <w:tr w:rsidR="0065576D" w:rsidRPr="0065576D" w14:paraId="0CB58A0B" w14:textId="77777777" w:rsidTr="009D7ADA">
        <w:tc>
          <w:tcPr>
            <w:tcW w:w="908" w:type="dxa"/>
          </w:tcPr>
          <w:p w14:paraId="02AD6483" w14:textId="77777777" w:rsidR="009D7ADA" w:rsidRPr="0065576D" w:rsidRDefault="009D7ADA" w:rsidP="00DC4D20">
            <w:pPr>
              <w:rPr>
                <w:sz w:val="20"/>
                <w:szCs w:val="20"/>
              </w:rPr>
            </w:pPr>
            <w:r w:rsidRPr="0065576D">
              <w:rPr>
                <w:sz w:val="20"/>
                <w:szCs w:val="20"/>
              </w:rPr>
              <w:t>6</w:t>
            </w:r>
          </w:p>
        </w:tc>
        <w:tc>
          <w:tcPr>
            <w:tcW w:w="2537" w:type="dxa"/>
          </w:tcPr>
          <w:p w14:paraId="50F5A95D" w14:textId="77777777" w:rsidR="009D7ADA" w:rsidRPr="0065576D" w:rsidRDefault="009D7ADA" w:rsidP="00DC4D20">
            <w:pPr>
              <w:rPr>
                <w:sz w:val="20"/>
                <w:szCs w:val="20"/>
              </w:rPr>
            </w:pPr>
            <w:proofErr w:type="spellStart"/>
            <w:proofErr w:type="gramStart"/>
            <w:r w:rsidRPr="0065576D">
              <w:rPr>
                <w:sz w:val="20"/>
                <w:szCs w:val="20"/>
              </w:rPr>
              <w:t>cmr</w:t>
            </w:r>
            <w:proofErr w:type="gramEnd"/>
            <w:r w:rsidRPr="0065576D">
              <w:rPr>
                <w:sz w:val="20"/>
                <w:szCs w:val="20"/>
              </w:rPr>
              <w:t>_file_flag</w:t>
            </w:r>
            <w:proofErr w:type="spellEnd"/>
          </w:p>
        </w:tc>
        <w:tc>
          <w:tcPr>
            <w:tcW w:w="1099" w:type="dxa"/>
          </w:tcPr>
          <w:p w14:paraId="7B6F4254" w14:textId="77777777" w:rsidR="009D7ADA" w:rsidRPr="0065576D" w:rsidRDefault="009D7ADA" w:rsidP="00DC4D20">
            <w:pPr>
              <w:rPr>
                <w:sz w:val="20"/>
                <w:szCs w:val="20"/>
              </w:rPr>
            </w:pPr>
            <w:proofErr w:type="gramStart"/>
            <w:r w:rsidRPr="0065576D">
              <w:rPr>
                <w:sz w:val="20"/>
                <w:szCs w:val="20"/>
              </w:rPr>
              <w:t>integer</w:t>
            </w:r>
            <w:proofErr w:type="gramEnd"/>
            <w:r w:rsidRPr="0065576D">
              <w:rPr>
                <w:sz w:val="20"/>
                <w:szCs w:val="20"/>
              </w:rPr>
              <w:t xml:space="preserve"> </w:t>
            </w:r>
          </w:p>
        </w:tc>
        <w:tc>
          <w:tcPr>
            <w:tcW w:w="4312" w:type="dxa"/>
          </w:tcPr>
          <w:p w14:paraId="765096C9" w14:textId="77777777" w:rsidR="009D7ADA" w:rsidRPr="0065576D" w:rsidRDefault="009D7ADA" w:rsidP="00DC4D20">
            <w:pPr>
              <w:rPr>
                <w:sz w:val="20"/>
                <w:szCs w:val="20"/>
              </w:rPr>
            </w:pPr>
            <w:r w:rsidRPr="0065576D">
              <w:rPr>
                <w:sz w:val="20"/>
                <w:szCs w:val="20"/>
              </w:rPr>
              <w:t>This functionality has been removed from CLAVR-x.  This flag should be set to 0.</w:t>
            </w:r>
          </w:p>
        </w:tc>
      </w:tr>
      <w:tr w:rsidR="0065576D" w:rsidRPr="0065576D" w14:paraId="77104E17" w14:textId="77777777" w:rsidTr="009D7ADA">
        <w:tc>
          <w:tcPr>
            <w:tcW w:w="908" w:type="dxa"/>
          </w:tcPr>
          <w:p w14:paraId="2B7D8690" w14:textId="77777777" w:rsidR="009D7ADA" w:rsidRPr="0065576D" w:rsidRDefault="009D7ADA" w:rsidP="00DC4D20">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7</w:t>
            </w:r>
          </w:p>
        </w:tc>
        <w:tc>
          <w:tcPr>
            <w:tcW w:w="2537" w:type="dxa"/>
          </w:tcPr>
          <w:p w14:paraId="09A00F7E" w14:textId="77777777" w:rsidR="009D7ADA" w:rsidRPr="0065576D" w:rsidRDefault="009D7ADA" w:rsidP="00DC4D20">
            <w:pPr>
              <w:widowControl w:val="0"/>
              <w:autoSpaceDE w:val="0"/>
              <w:autoSpaceDN w:val="0"/>
              <w:adjustRightInd w:val="0"/>
              <w:rPr>
                <w:rFonts w:eastAsia="Times New Roman" w:cs="Times New Roman"/>
                <w:sz w:val="20"/>
                <w:szCs w:val="20"/>
              </w:rPr>
            </w:pPr>
            <w:proofErr w:type="spellStart"/>
            <w:proofErr w:type="gramStart"/>
            <w:r w:rsidRPr="0065576D">
              <w:rPr>
                <w:rFonts w:eastAsia="Times New Roman" w:cs="Times New Roman"/>
                <w:sz w:val="20"/>
                <w:szCs w:val="20"/>
              </w:rPr>
              <w:t>obs</w:t>
            </w:r>
            <w:proofErr w:type="gramEnd"/>
            <w:r w:rsidRPr="0065576D">
              <w:rPr>
                <w:rFonts w:eastAsia="Times New Roman" w:cs="Times New Roman"/>
                <w:sz w:val="20"/>
                <w:szCs w:val="20"/>
              </w:rPr>
              <w:t>_file_flag</w:t>
            </w:r>
            <w:proofErr w:type="spellEnd"/>
          </w:p>
        </w:tc>
        <w:tc>
          <w:tcPr>
            <w:tcW w:w="1099" w:type="dxa"/>
          </w:tcPr>
          <w:p w14:paraId="5C7F0BB2" w14:textId="77777777" w:rsidR="009D7ADA" w:rsidRPr="0065576D" w:rsidRDefault="009D7ADA" w:rsidP="00DC4D20">
            <w:pPr>
              <w:widowControl w:val="0"/>
              <w:autoSpaceDE w:val="0"/>
              <w:autoSpaceDN w:val="0"/>
              <w:adjustRightInd w:val="0"/>
              <w:rPr>
                <w:rFonts w:eastAsia="Times New Roman" w:cs="Times New Roman"/>
                <w:sz w:val="20"/>
                <w:szCs w:val="20"/>
              </w:rPr>
            </w:pPr>
            <w:proofErr w:type="gramStart"/>
            <w:r w:rsidRPr="0065576D">
              <w:rPr>
                <w:rFonts w:eastAsia="Times New Roman" w:cs="Times New Roman"/>
                <w:sz w:val="20"/>
                <w:szCs w:val="20"/>
              </w:rPr>
              <w:t>integer</w:t>
            </w:r>
            <w:proofErr w:type="gramEnd"/>
          </w:p>
        </w:tc>
        <w:tc>
          <w:tcPr>
            <w:tcW w:w="4312" w:type="dxa"/>
          </w:tcPr>
          <w:p w14:paraId="10F08AFA" w14:textId="77777777" w:rsidR="009D7ADA" w:rsidRPr="0065576D" w:rsidRDefault="009D7ADA" w:rsidP="00DC4D20">
            <w:pPr>
              <w:widowControl w:val="0"/>
              <w:autoSpaceDE w:val="0"/>
              <w:autoSpaceDN w:val="0"/>
              <w:adjustRightInd w:val="0"/>
              <w:rPr>
                <w:rFonts w:eastAsia="Times New Roman" w:cs="Times New Roman"/>
                <w:sz w:val="20"/>
                <w:szCs w:val="20"/>
              </w:rPr>
            </w:pPr>
            <w:r w:rsidRPr="0065576D">
              <w:rPr>
                <w:sz w:val="20"/>
                <w:szCs w:val="20"/>
              </w:rPr>
              <w:t xml:space="preserve">This functionality has been removed from CLAVR-x.  The user can look to the Level-2 HDF4 file for the Level-1b information.  Top of atmosphere </w:t>
            </w:r>
            <w:proofErr w:type="spellStart"/>
            <w:r w:rsidRPr="0065576D">
              <w:rPr>
                <w:sz w:val="20"/>
                <w:szCs w:val="20"/>
              </w:rPr>
              <w:t>reflectances</w:t>
            </w:r>
            <w:proofErr w:type="spellEnd"/>
            <w:r w:rsidRPr="0065576D">
              <w:rPr>
                <w:sz w:val="20"/>
                <w:szCs w:val="20"/>
              </w:rPr>
              <w:t xml:space="preserve"> at 0.65 </w:t>
            </w:r>
            <w:r w:rsidRPr="0065576D">
              <w:rPr>
                <w:sz w:val="20"/>
                <w:szCs w:val="20"/>
              </w:rPr>
              <w:sym w:font="Symbol" w:char="F06D"/>
            </w:r>
            <w:r w:rsidRPr="0065576D">
              <w:rPr>
                <w:sz w:val="20"/>
                <w:szCs w:val="20"/>
              </w:rPr>
              <w:t xml:space="preserve">m and 3.75 </w:t>
            </w:r>
            <w:r w:rsidRPr="0065576D">
              <w:rPr>
                <w:sz w:val="20"/>
                <w:szCs w:val="20"/>
              </w:rPr>
              <w:sym w:font="Symbol" w:char="F06D"/>
            </w:r>
            <w:r w:rsidRPr="0065576D">
              <w:rPr>
                <w:sz w:val="20"/>
                <w:szCs w:val="20"/>
              </w:rPr>
              <w:t xml:space="preserve">m, as well as brightness temperatures at 3.75 </w:t>
            </w:r>
            <w:r w:rsidRPr="0065576D">
              <w:rPr>
                <w:sz w:val="20"/>
                <w:szCs w:val="20"/>
              </w:rPr>
              <w:sym w:font="Symbol" w:char="F06D"/>
            </w:r>
            <w:r w:rsidRPr="0065576D">
              <w:rPr>
                <w:sz w:val="20"/>
                <w:szCs w:val="20"/>
              </w:rPr>
              <w:t xml:space="preserve">m, 6.7 </w:t>
            </w:r>
            <w:r w:rsidRPr="0065576D">
              <w:rPr>
                <w:sz w:val="20"/>
                <w:szCs w:val="20"/>
              </w:rPr>
              <w:sym w:font="Symbol" w:char="F06D"/>
            </w:r>
            <w:r w:rsidRPr="0065576D">
              <w:rPr>
                <w:sz w:val="20"/>
                <w:szCs w:val="20"/>
              </w:rPr>
              <w:t xml:space="preserve">m, 11 </w:t>
            </w:r>
            <w:r w:rsidRPr="0065576D">
              <w:rPr>
                <w:sz w:val="20"/>
                <w:szCs w:val="20"/>
              </w:rPr>
              <w:sym w:font="Symbol" w:char="F06D"/>
            </w:r>
            <w:r w:rsidRPr="0065576D">
              <w:rPr>
                <w:sz w:val="20"/>
                <w:szCs w:val="20"/>
              </w:rPr>
              <w:t xml:space="preserve">m, and 13.3 </w:t>
            </w:r>
            <w:r w:rsidRPr="0065576D">
              <w:rPr>
                <w:sz w:val="20"/>
                <w:szCs w:val="20"/>
              </w:rPr>
              <w:sym w:font="Symbol" w:char="F06D"/>
            </w:r>
            <w:r w:rsidRPr="0065576D">
              <w:rPr>
                <w:sz w:val="20"/>
                <w:szCs w:val="20"/>
              </w:rPr>
              <w:t>m are included in the Level-2 HDF4 file.  This flag should be set to 0.</w:t>
            </w:r>
          </w:p>
        </w:tc>
      </w:tr>
      <w:tr w:rsidR="0065576D" w:rsidRPr="0065576D" w14:paraId="07514D87" w14:textId="77777777" w:rsidTr="009D7ADA">
        <w:tc>
          <w:tcPr>
            <w:tcW w:w="908" w:type="dxa"/>
          </w:tcPr>
          <w:p w14:paraId="4790CE2D" w14:textId="77777777" w:rsidR="009D7ADA" w:rsidRPr="0065576D" w:rsidRDefault="009D7ADA" w:rsidP="00DC4D20">
            <w:pPr>
              <w:rPr>
                <w:sz w:val="20"/>
                <w:szCs w:val="20"/>
              </w:rPr>
            </w:pPr>
            <w:r w:rsidRPr="0065576D">
              <w:rPr>
                <w:sz w:val="20"/>
                <w:szCs w:val="20"/>
              </w:rPr>
              <w:t>8</w:t>
            </w:r>
          </w:p>
        </w:tc>
        <w:tc>
          <w:tcPr>
            <w:tcW w:w="2537" w:type="dxa"/>
          </w:tcPr>
          <w:p w14:paraId="19427E13" w14:textId="77777777" w:rsidR="009D7ADA" w:rsidRPr="0065576D" w:rsidRDefault="009D7ADA" w:rsidP="00DC4D20">
            <w:pPr>
              <w:rPr>
                <w:sz w:val="20"/>
                <w:szCs w:val="20"/>
              </w:rPr>
            </w:pPr>
            <w:proofErr w:type="spellStart"/>
            <w:proofErr w:type="gramStart"/>
            <w:r w:rsidRPr="0065576D">
              <w:rPr>
                <w:sz w:val="20"/>
                <w:szCs w:val="20"/>
              </w:rPr>
              <w:t>geo</w:t>
            </w:r>
            <w:proofErr w:type="gramEnd"/>
            <w:r w:rsidRPr="0065576D">
              <w:rPr>
                <w:sz w:val="20"/>
                <w:szCs w:val="20"/>
              </w:rPr>
              <w:t>_file_flag</w:t>
            </w:r>
            <w:proofErr w:type="spellEnd"/>
          </w:p>
        </w:tc>
        <w:tc>
          <w:tcPr>
            <w:tcW w:w="1099" w:type="dxa"/>
          </w:tcPr>
          <w:p w14:paraId="26EB5DB2"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2E763162" w14:textId="77777777" w:rsidR="009D7ADA" w:rsidRPr="0065576D" w:rsidRDefault="009D7ADA" w:rsidP="00DC4D20">
            <w:pPr>
              <w:rPr>
                <w:sz w:val="20"/>
                <w:szCs w:val="20"/>
              </w:rPr>
            </w:pPr>
            <w:r w:rsidRPr="0065576D">
              <w:rPr>
                <w:sz w:val="20"/>
                <w:szCs w:val="20"/>
              </w:rPr>
              <w:t xml:space="preserve">This functionality has been removed from CLAVR-x.  The user can look to the level2 HDF4 file for high-resolution ancillary data such as viewing angles, land cover, surface types, and </w:t>
            </w:r>
            <w:r w:rsidRPr="0065576D">
              <w:rPr>
                <w:sz w:val="20"/>
                <w:szCs w:val="20"/>
              </w:rPr>
              <w:lastRenderedPageBreak/>
              <w:t>surface elevation information.  This flag should be set to 0.</w:t>
            </w:r>
          </w:p>
        </w:tc>
      </w:tr>
      <w:tr w:rsidR="0065576D" w:rsidRPr="0065576D" w14:paraId="2968DDC1" w14:textId="77777777" w:rsidTr="009D7ADA">
        <w:tc>
          <w:tcPr>
            <w:tcW w:w="908" w:type="dxa"/>
          </w:tcPr>
          <w:p w14:paraId="5517EE1D" w14:textId="77777777" w:rsidR="009D7ADA" w:rsidRPr="0065576D" w:rsidRDefault="009D7ADA" w:rsidP="00DC4D20">
            <w:pPr>
              <w:rPr>
                <w:sz w:val="20"/>
                <w:szCs w:val="20"/>
              </w:rPr>
            </w:pPr>
            <w:r w:rsidRPr="0065576D">
              <w:rPr>
                <w:sz w:val="20"/>
                <w:szCs w:val="20"/>
              </w:rPr>
              <w:lastRenderedPageBreak/>
              <w:t>8</w:t>
            </w:r>
          </w:p>
        </w:tc>
        <w:tc>
          <w:tcPr>
            <w:tcW w:w="2537" w:type="dxa"/>
          </w:tcPr>
          <w:p w14:paraId="12169F9C" w14:textId="77777777" w:rsidR="009D7ADA" w:rsidRPr="0065576D" w:rsidRDefault="009D7ADA" w:rsidP="00DC4D20">
            <w:pPr>
              <w:rPr>
                <w:sz w:val="20"/>
                <w:szCs w:val="20"/>
              </w:rPr>
            </w:pPr>
            <w:proofErr w:type="spellStart"/>
            <w:proofErr w:type="gramStart"/>
            <w:r w:rsidRPr="0065576D">
              <w:rPr>
                <w:sz w:val="20"/>
                <w:szCs w:val="20"/>
              </w:rPr>
              <w:t>cld</w:t>
            </w:r>
            <w:proofErr w:type="gramEnd"/>
            <w:r w:rsidRPr="0065576D">
              <w:rPr>
                <w:sz w:val="20"/>
                <w:szCs w:val="20"/>
              </w:rPr>
              <w:t>_file_flag</w:t>
            </w:r>
            <w:proofErr w:type="spellEnd"/>
          </w:p>
        </w:tc>
        <w:tc>
          <w:tcPr>
            <w:tcW w:w="1099" w:type="dxa"/>
          </w:tcPr>
          <w:p w14:paraId="08F5EBAF"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5D5F3B0A" w14:textId="77777777" w:rsidR="009D7ADA" w:rsidRPr="0065576D" w:rsidRDefault="009D7ADA" w:rsidP="00DC4D20">
            <w:pPr>
              <w:rPr>
                <w:sz w:val="20"/>
                <w:szCs w:val="20"/>
              </w:rPr>
            </w:pPr>
            <w:r w:rsidRPr="0065576D">
              <w:rPr>
                <w:sz w:val="20"/>
                <w:szCs w:val="20"/>
              </w:rPr>
              <w:t>This functionality has been removed from CLAVR-x.  The user can look to the Level-2 HDF4 file for the field of cloud properties information.  The cloud mask, cloud type, cloud phase, cloud top temperature, cloud top pressure, cloud top height, and several others are included.  This flag should be set to 0.</w:t>
            </w:r>
          </w:p>
        </w:tc>
      </w:tr>
      <w:tr w:rsidR="0065576D" w:rsidRPr="0065576D" w14:paraId="7346A273" w14:textId="77777777" w:rsidTr="009D7ADA">
        <w:tc>
          <w:tcPr>
            <w:tcW w:w="908" w:type="dxa"/>
          </w:tcPr>
          <w:p w14:paraId="370FF6E7" w14:textId="77777777" w:rsidR="009D7ADA" w:rsidRPr="0065576D" w:rsidRDefault="009D7ADA" w:rsidP="00DC4D20">
            <w:pPr>
              <w:rPr>
                <w:sz w:val="20"/>
                <w:szCs w:val="20"/>
              </w:rPr>
            </w:pPr>
            <w:r w:rsidRPr="0065576D">
              <w:rPr>
                <w:sz w:val="20"/>
                <w:szCs w:val="20"/>
              </w:rPr>
              <w:t>10</w:t>
            </w:r>
          </w:p>
        </w:tc>
        <w:tc>
          <w:tcPr>
            <w:tcW w:w="2537" w:type="dxa"/>
          </w:tcPr>
          <w:p w14:paraId="7A7FC1D3" w14:textId="77777777" w:rsidR="009D7ADA" w:rsidRPr="0065576D" w:rsidRDefault="009D7ADA" w:rsidP="00DC4D20">
            <w:pPr>
              <w:rPr>
                <w:sz w:val="20"/>
                <w:szCs w:val="20"/>
              </w:rPr>
            </w:pPr>
            <w:proofErr w:type="spellStart"/>
            <w:proofErr w:type="gramStart"/>
            <w:r w:rsidRPr="0065576D">
              <w:rPr>
                <w:sz w:val="20"/>
                <w:szCs w:val="20"/>
              </w:rPr>
              <w:t>sst</w:t>
            </w:r>
            <w:proofErr w:type="gramEnd"/>
            <w:r w:rsidRPr="0065576D">
              <w:rPr>
                <w:sz w:val="20"/>
                <w:szCs w:val="20"/>
              </w:rPr>
              <w:t>_file_flag</w:t>
            </w:r>
            <w:proofErr w:type="spellEnd"/>
          </w:p>
        </w:tc>
        <w:tc>
          <w:tcPr>
            <w:tcW w:w="1099" w:type="dxa"/>
          </w:tcPr>
          <w:p w14:paraId="123BA78D"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15979548" w14:textId="77777777" w:rsidR="009D7ADA" w:rsidRPr="0065576D" w:rsidRDefault="009D7ADA" w:rsidP="00DC4D20">
            <w:pPr>
              <w:rPr>
                <w:sz w:val="20"/>
                <w:szCs w:val="20"/>
              </w:rPr>
            </w:pPr>
            <w:r w:rsidRPr="0065576D">
              <w:rPr>
                <w:sz w:val="20"/>
                <w:szCs w:val="20"/>
              </w:rPr>
              <w:t>This functionality has been removed from CLAVR-x.  The user can look to the Level-2 HDF4 file for this information.  This flag should be set to 0.</w:t>
            </w:r>
          </w:p>
        </w:tc>
      </w:tr>
      <w:tr w:rsidR="0065576D" w:rsidRPr="0065576D" w14:paraId="444CB72D" w14:textId="77777777" w:rsidTr="009D7ADA">
        <w:tc>
          <w:tcPr>
            <w:tcW w:w="908" w:type="dxa"/>
          </w:tcPr>
          <w:p w14:paraId="77D317ED" w14:textId="77777777" w:rsidR="009D7ADA" w:rsidRPr="0065576D" w:rsidRDefault="009D7ADA" w:rsidP="00DC4D20">
            <w:pPr>
              <w:rPr>
                <w:sz w:val="20"/>
                <w:szCs w:val="20"/>
              </w:rPr>
            </w:pPr>
            <w:r w:rsidRPr="0065576D">
              <w:rPr>
                <w:sz w:val="20"/>
                <w:szCs w:val="20"/>
              </w:rPr>
              <w:t>11</w:t>
            </w:r>
          </w:p>
        </w:tc>
        <w:tc>
          <w:tcPr>
            <w:tcW w:w="2537" w:type="dxa"/>
          </w:tcPr>
          <w:p w14:paraId="7849CC91" w14:textId="77777777" w:rsidR="009D7ADA" w:rsidRPr="0065576D" w:rsidRDefault="009D7ADA" w:rsidP="00DC4D20">
            <w:pPr>
              <w:rPr>
                <w:sz w:val="20"/>
                <w:szCs w:val="20"/>
              </w:rPr>
            </w:pPr>
            <w:proofErr w:type="spellStart"/>
            <w:proofErr w:type="gramStart"/>
            <w:r w:rsidRPr="0065576D">
              <w:rPr>
                <w:sz w:val="20"/>
                <w:szCs w:val="20"/>
              </w:rPr>
              <w:t>rtm</w:t>
            </w:r>
            <w:proofErr w:type="gramEnd"/>
            <w:r w:rsidRPr="0065576D">
              <w:rPr>
                <w:sz w:val="20"/>
                <w:szCs w:val="20"/>
              </w:rPr>
              <w:t>_file_flag</w:t>
            </w:r>
            <w:proofErr w:type="spellEnd"/>
          </w:p>
        </w:tc>
        <w:tc>
          <w:tcPr>
            <w:tcW w:w="1099" w:type="dxa"/>
          </w:tcPr>
          <w:p w14:paraId="4239BF0D"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3C63309C" w14:textId="77777777" w:rsidR="009D7ADA" w:rsidRPr="0065576D" w:rsidRDefault="009D7ADA" w:rsidP="009D7ADA">
            <w:pPr>
              <w:rPr>
                <w:sz w:val="20"/>
                <w:szCs w:val="20"/>
              </w:rPr>
            </w:pPr>
            <w:r w:rsidRPr="0065576D">
              <w:rPr>
                <w:sz w:val="20"/>
                <w:szCs w:val="20"/>
              </w:rPr>
              <w:t>Set to 0 to not write a RTM HDF4 file.  Set to 1 to write a RTM HDF4 file.  The “</w:t>
            </w:r>
            <w:proofErr w:type="spellStart"/>
            <w:r w:rsidRPr="0065576D">
              <w:rPr>
                <w:sz w:val="20"/>
                <w:szCs w:val="20"/>
              </w:rPr>
              <w:t>clavrxorb_file_list</w:t>
            </w:r>
            <w:proofErr w:type="spellEnd"/>
            <w:r w:rsidRPr="0065576D">
              <w:rPr>
                <w:sz w:val="20"/>
                <w:szCs w:val="20"/>
              </w:rPr>
              <w:t xml:space="preserve">” file controls the output location of the file.  This file may still be generated, but the user should look to the Level-2 HDF4 file for modeled surface temperature, calculated clear sky </w:t>
            </w:r>
            <w:proofErr w:type="spellStart"/>
            <w:r w:rsidRPr="0065576D">
              <w:rPr>
                <w:sz w:val="20"/>
                <w:szCs w:val="20"/>
              </w:rPr>
              <w:t>reflectances</w:t>
            </w:r>
            <w:proofErr w:type="spellEnd"/>
            <w:r w:rsidRPr="0065576D">
              <w:rPr>
                <w:sz w:val="20"/>
                <w:szCs w:val="20"/>
              </w:rPr>
              <w:t xml:space="preserve"> and brightness temperatures, and emissivity. This flag should be set to 0.</w:t>
            </w:r>
          </w:p>
        </w:tc>
      </w:tr>
      <w:tr w:rsidR="0065576D" w:rsidRPr="0065576D" w14:paraId="591A2F78" w14:textId="77777777" w:rsidTr="009D7ADA">
        <w:tc>
          <w:tcPr>
            <w:tcW w:w="908" w:type="dxa"/>
          </w:tcPr>
          <w:p w14:paraId="4E1BFF68" w14:textId="77777777" w:rsidR="009D7ADA" w:rsidRPr="0065576D" w:rsidRDefault="009D7ADA" w:rsidP="00DC4D20">
            <w:pPr>
              <w:rPr>
                <w:sz w:val="20"/>
                <w:szCs w:val="20"/>
              </w:rPr>
            </w:pPr>
            <w:r w:rsidRPr="0065576D">
              <w:rPr>
                <w:sz w:val="20"/>
                <w:szCs w:val="20"/>
              </w:rPr>
              <w:t>12</w:t>
            </w:r>
          </w:p>
        </w:tc>
        <w:tc>
          <w:tcPr>
            <w:tcW w:w="2537" w:type="dxa"/>
          </w:tcPr>
          <w:p w14:paraId="23220C41" w14:textId="77777777" w:rsidR="009D7ADA" w:rsidRPr="0065576D" w:rsidRDefault="009D7ADA" w:rsidP="00DC4D20">
            <w:pPr>
              <w:rPr>
                <w:sz w:val="20"/>
                <w:szCs w:val="20"/>
              </w:rPr>
            </w:pPr>
            <w:proofErr w:type="spellStart"/>
            <w:proofErr w:type="gramStart"/>
            <w:r w:rsidRPr="0065576D">
              <w:rPr>
                <w:sz w:val="20"/>
                <w:szCs w:val="20"/>
              </w:rPr>
              <w:t>ash</w:t>
            </w:r>
            <w:proofErr w:type="gramEnd"/>
            <w:r w:rsidRPr="0065576D">
              <w:rPr>
                <w:sz w:val="20"/>
                <w:szCs w:val="20"/>
              </w:rPr>
              <w:t>_file_flag</w:t>
            </w:r>
            <w:proofErr w:type="spellEnd"/>
          </w:p>
        </w:tc>
        <w:tc>
          <w:tcPr>
            <w:tcW w:w="1099" w:type="dxa"/>
          </w:tcPr>
          <w:p w14:paraId="6C3CDA6D" w14:textId="77777777" w:rsidR="009D7ADA" w:rsidRPr="0065576D" w:rsidRDefault="009D7ADA" w:rsidP="00DC4D20">
            <w:pPr>
              <w:rPr>
                <w:sz w:val="20"/>
                <w:szCs w:val="20"/>
              </w:rPr>
            </w:pPr>
            <w:proofErr w:type="gramStart"/>
            <w:r w:rsidRPr="0065576D">
              <w:rPr>
                <w:sz w:val="20"/>
                <w:szCs w:val="20"/>
              </w:rPr>
              <w:t>integer</w:t>
            </w:r>
            <w:proofErr w:type="gramEnd"/>
            <w:r w:rsidRPr="0065576D">
              <w:rPr>
                <w:sz w:val="20"/>
                <w:szCs w:val="20"/>
              </w:rPr>
              <w:t xml:space="preserve"> </w:t>
            </w:r>
          </w:p>
        </w:tc>
        <w:tc>
          <w:tcPr>
            <w:tcW w:w="4312" w:type="dxa"/>
          </w:tcPr>
          <w:p w14:paraId="75946601" w14:textId="77777777" w:rsidR="009D7ADA" w:rsidRPr="0065576D" w:rsidRDefault="009D7ADA" w:rsidP="00DC4D20">
            <w:pPr>
              <w:rPr>
                <w:sz w:val="20"/>
                <w:szCs w:val="20"/>
              </w:rPr>
            </w:pPr>
            <w:r w:rsidRPr="0065576D">
              <w:rPr>
                <w:sz w:val="20"/>
                <w:szCs w:val="20"/>
              </w:rPr>
              <w:t xml:space="preserve">This functionality is unsupported in CLAVR-x, as it requires a specific branch of source code (VOLCAT). This flag should be set to 0.  </w:t>
            </w:r>
          </w:p>
        </w:tc>
      </w:tr>
      <w:tr w:rsidR="0065576D" w:rsidRPr="0065576D" w14:paraId="703E2CF9" w14:textId="77777777" w:rsidTr="009D7ADA">
        <w:tc>
          <w:tcPr>
            <w:tcW w:w="908" w:type="dxa"/>
          </w:tcPr>
          <w:p w14:paraId="5C9BF937" w14:textId="77777777" w:rsidR="009D7ADA" w:rsidRPr="0065576D" w:rsidRDefault="009D7ADA" w:rsidP="00DC4D20">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13</w:t>
            </w:r>
          </w:p>
        </w:tc>
        <w:tc>
          <w:tcPr>
            <w:tcW w:w="2537" w:type="dxa"/>
          </w:tcPr>
          <w:p w14:paraId="66B49F06" w14:textId="77777777" w:rsidR="009D7ADA" w:rsidRPr="0065576D" w:rsidRDefault="009D7ADA" w:rsidP="00DC4D20">
            <w:pPr>
              <w:widowControl w:val="0"/>
              <w:autoSpaceDE w:val="0"/>
              <w:autoSpaceDN w:val="0"/>
              <w:adjustRightInd w:val="0"/>
              <w:rPr>
                <w:rFonts w:eastAsia="Times New Roman" w:cs="Times New Roman"/>
                <w:sz w:val="20"/>
                <w:szCs w:val="20"/>
              </w:rPr>
            </w:pPr>
            <w:proofErr w:type="gramStart"/>
            <w:r w:rsidRPr="0065576D">
              <w:rPr>
                <w:rFonts w:eastAsia="Times New Roman" w:cs="Times New Roman"/>
                <w:sz w:val="20"/>
                <w:szCs w:val="20"/>
              </w:rPr>
              <w:t>level2</w:t>
            </w:r>
            <w:proofErr w:type="gramEnd"/>
            <w:r w:rsidRPr="0065576D">
              <w:rPr>
                <w:rFonts w:eastAsia="Times New Roman" w:cs="Times New Roman"/>
                <w:sz w:val="20"/>
                <w:szCs w:val="20"/>
              </w:rPr>
              <w:t>_file_flag</w:t>
            </w:r>
          </w:p>
        </w:tc>
        <w:tc>
          <w:tcPr>
            <w:tcW w:w="1099" w:type="dxa"/>
          </w:tcPr>
          <w:p w14:paraId="3A45A689" w14:textId="77777777" w:rsidR="009D7ADA" w:rsidRPr="0065576D" w:rsidRDefault="009D7ADA" w:rsidP="00DC4D20">
            <w:pPr>
              <w:widowControl w:val="0"/>
              <w:autoSpaceDE w:val="0"/>
              <w:autoSpaceDN w:val="0"/>
              <w:adjustRightInd w:val="0"/>
              <w:rPr>
                <w:rFonts w:eastAsia="Times New Roman" w:cs="Times New Roman"/>
                <w:sz w:val="20"/>
                <w:szCs w:val="20"/>
              </w:rPr>
            </w:pPr>
            <w:proofErr w:type="gramStart"/>
            <w:r w:rsidRPr="0065576D">
              <w:rPr>
                <w:rFonts w:eastAsia="Times New Roman" w:cs="Times New Roman"/>
                <w:sz w:val="20"/>
                <w:szCs w:val="20"/>
              </w:rPr>
              <w:t>integer</w:t>
            </w:r>
            <w:proofErr w:type="gramEnd"/>
          </w:p>
        </w:tc>
        <w:tc>
          <w:tcPr>
            <w:tcW w:w="4312" w:type="dxa"/>
          </w:tcPr>
          <w:p w14:paraId="1D12AB31" w14:textId="77777777" w:rsidR="009D7ADA" w:rsidRPr="0065576D" w:rsidRDefault="009D7ADA" w:rsidP="00DC4D20">
            <w:pPr>
              <w:widowControl w:val="0"/>
              <w:autoSpaceDE w:val="0"/>
              <w:autoSpaceDN w:val="0"/>
              <w:adjustRightInd w:val="0"/>
              <w:rPr>
                <w:rFonts w:eastAsia="Times New Roman" w:cs="Times New Roman"/>
                <w:sz w:val="20"/>
                <w:szCs w:val="20"/>
              </w:rPr>
            </w:pPr>
            <w:r w:rsidRPr="0065576D">
              <w:rPr>
                <w:rFonts w:eastAsia="Times New Roman" w:cs="Times New Roman"/>
                <w:sz w:val="20"/>
                <w:szCs w:val="20"/>
              </w:rPr>
              <w:t xml:space="preserve">Set to 0 to not write a Level-2 CLAVR-x HDF4 file.  </w:t>
            </w:r>
            <w:r w:rsidRPr="0065576D">
              <w:rPr>
                <w:sz w:val="20"/>
                <w:szCs w:val="20"/>
              </w:rPr>
              <w:t>Set to 1 to write a Level-2 CLAVR-x HDF4 file.  The “</w:t>
            </w:r>
            <w:proofErr w:type="spellStart"/>
            <w:r w:rsidRPr="0065576D">
              <w:rPr>
                <w:sz w:val="20"/>
                <w:szCs w:val="20"/>
              </w:rPr>
              <w:t>clavrxorb_file_list</w:t>
            </w:r>
            <w:proofErr w:type="spellEnd"/>
            <w:r w:rsidRPr="0065576D">
              <w:rPr>
                <w:sz w:val="20"/>
                <w:szCs w:val="20"/>
              </w:rPr>
              <w:t>” file controls the output location of the HDF4 file.  This file will contain all of the output from the CLAVR-x run.  The content of the HDF4 output is controlled at compile time by editing the level2.inc file.  This flag needs to be set to 1.</w:t>
            </w:r>
          </w:p>
        </w:tc>
      </w:tr>
      <w:tr w:rsidR="0065576D" w:rsidRPr="0065576D" w14:paraId="663145C5" w14:textId="77777777" w:rsidTr="009D7ADA">
        <w:tc>
          <w:tcPr>
            <w:tcW w:w="908" w:type="dxa"/>
          </w:tcPr>
          <w:p w14:paraId="1C5032D0" w14:textId="77777777" w:rsidR="009D7ADA" w:rsidRPr="0065576D" w:rsidRDefault="009D7ADA" w:rsidP="00DC4D20">
            <w:pPr>
              <w:rPr>
                <w:sz w:val="20"/>
                <w:szCs w:val="20"/>
              </w:rPr>
            </w:pPr>
            <w:r w:rsidRPr="0065576D">
              <w:rPr>
                <w:sz w:val="20"/>
                <w:szCs w:val="20"/>
              </w:rPr>
              <w:t>14</w:t>
            </w:r>
          </w:p>
        </w:tc>
        <w:tc>
          <w:tcPr>
            <w:tcW w:w="2537" w:type="dxa"/>
          </w:tcPr>
          <w:p w14:paraId="4BBA0DD5" w14:textId="77777777" w:rsidR="009D7ADA" w:rsidRPr="0065576D" w:rsidRDefault="009D7ADA" w:rsidP="00DC4D20">
            <w:pPr>
              <w:rPr>
                <w:sz w:val="20"/>
                <w:szCs w:val="20"/>
              </w:rPr>
            </w:pPr>
            <w:proofErr w:type="gramStart"/>
            <w:r w:rsidRPr="0065576D">
              <w:rPr>
                <w:sz w:val="20"/>
                <w:szCs w:val="20"/>
              </w:rPr>
              <w:t>level3</w:t>
            </w:r>
            <w:proofErr w:type="gramEnd"/>
            <w:r w:rsidRPr="0065576D">
              <w:rPr>
                <w:sz w:val="20"/>
                <w:szCs w:val="20"/>
              </w:rPr>
              <w:t>_file_flag</w:t>
            </w:r>
          </w:p>
        </w:tc>
        <w:tc>
          <w:tcPr>
            <w:tcW w:w="1099" w:type="dxa"/>
          </w:tcPr>
          <w:p w14:paraId="3BB18E07"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25A280BB" w14:textId="77777777" w:rsidR="009D7ADA" w:rsidRPr="0065576D" w:rsidRDefault="009D7ADA" w:rsidP="00DC4D20">
            <w:pPr>
              <w:rPr>
                <w:sz w:val="20"/>
                <w:szCs w:val="20"/>
              </w:rPr>
            </w:pPr>
            <w:r w:rsidRPr="0065576D">
              <w:rPr>
                <w:sz w:val="20"/>
                <w:szCs w:val="20"/>
              </w:rPr>
              <w:t>This functionality has been removed from CLAVR-x.  This flag should be set to 0.</w:t>
            </w:r>
          </w:p>
        </w:tc>
      </w:tr>
      <w:tr w:rsidR="0065576D" w:rsidRPr="0065576D" w14:paraId="775E56C5" w14:textId="77777777" w:rsidTr="009D7ADA">
        <w:tc>
          <w:tcPr>
            <w:tcW w:w="908" w:type="dxa"/>
          </w:tcPr>
          <w:p w14:paraId="0B4E8D7B" w14:textId="77777777" w:rsidR="009D7ADA" w:rsidRPr="0065576D" w:rsidRDefault="009D7ADA" w:rsidP="00DC4D20">
            <w:pPr>
              <w:widowControl w:val="0"/>
              <w:autoSpaceDE w:val="0"/>
              <w:autoSpaceDN w:val="0"/>
              <w:adjustRightInd w:val="0"/>
              <w:rPr>
                <w:sz w:val="20"/>
                <w:szCs w:val="20"/>
              </w:rPr>
            </w:pPr>
            <w:r w:rsidRPr="0065576D">
              <w:rPr>
                <w:sz w:val="20"/>
                <w:szCs w:val="20"/>
              </w:rPr>
              <w:t>15</w:t>
            </w:r>
          </w:p>
        </w:tc>
        <w:tc>
          <w:tcPr>
            <w:tcW w:w="2537" w:type="dxa"/>
          </w:tcPr>
          <w:p w14:paraId="5F966546" w14:textId="77777777" w:rsidR="009D7ADA" w:rsidRPr="0065576D" w:rsidRDefault="009D7ADA" w:rsidP="00DC4D20">
            <w:pPr>
              <w:widowControl w:val="0"/>
              <w:autoSpaceDE w:val="0"/>
              <w:autoSpaceDN w:val="0"/>
              <w:adjustRightInd w:val="0"/>
              <w:rPr>
                <w:sz w:val="20"/>
                <w:szCs w:val="20"/>
              </w:rPr>
            </w:pPr>
            <w:proofErr w:type="gramStart"/>
            <w:r w:rsidRPr="0065576D">
              <w:rPr>
                <w:sz w:val="20"/>
                <w:szCs w:val="20"/>
              </w:rPr>
              <w:t>cld</w:t>
            </w:r>
            <w:proofErr w:type="gramEnd"/>
            <w:r w:rsidRPr="0065576D">
              <w:rPr>
                <w:sz w:val="20"/>
                <w:szCs w:val="20"/>
              </w:rPr>
              <w:t>_mask_1b</w:t>
            </w:r>
          </w:p>
        </w:tc>
        <w:tc>
          <w:tcPr>
            <w:tcW w:w="1099" w:type="dxa"/>
          </w:tcPr>
          <w:p w14:paraId="27B8141C" w14:textId="77777777" w:rsidR="009D7ADA" w:rsidRPr="0065576D" w:rsidRDefault="009D7ADA" w:rsidP="00DC4D20">
            <w:pPr>
              <w:widowControl w:val="0"/>
              <w:autoSpaceDE w:val="0"/>
              <w:autoSpaceDN w:val="0"/>
              <w:adjustRightInd w:val="0"/>
              <w:rPr>
                <w:sz w:val="20"/>
                <w:szCs w:val="20"/>
              </w:rPr>
            </w:pPr>
            <w:proofErr w:type="gramStart"/>
            <w:r w:rsidRPr="0065576D">
              <w:rPr>
                <w:sz w:val="20"/>
                <w:szCs w:val="20"/>
              </w:rPr>
              <w:t>integer</w:t>
            </w:r>
            <w:proofErr w:type="gramEnd"/>
          </w:p>
        </w:tc>
        <w:tc>
          <w:tcPr>
            <w:tcW w:w="4312" w:type="dxa"/>
          </w:tcPr>
          <w:p w14:paraId="5BE83C4E" w14:textId="77777777" w:rsidR="009D7ADA" w:rsidRPr="0065576D" w:rsidRDefault="009D7ADA" w:rsidP="00DC4D20">
            <w:pPr>
              <w:widowControl w:val="0"/>
              <w:autoSpaceDE w:val="0"/>
              <w:autoSpaceDN w:val="0"/>
              <w:adjustRightInd w:val="0"/>
              <w:rPr>
                <w:rFonts w:eastAsia="Times New Roman" w:cs="Times New Roman"/>
                <w:sz w:val="20"/>
                <w:szCs w:val="20"/>
              </w:rPr>
            </w:pPr>
            <w:r w:rsidRPr="0065576D">
              <w:rPr>
                <w:sz w:val="20"/>
                <w:szCs w:val="20"/>
              </w:rPr>
              <w:t xml:space="preserve">Set to 0 to not read in the cloud mask from a Level-1b file.  Set to 1 to read in cloud mask from a Level-1b file and use in product derivation.  Set to 2 to read in cloud mask from a Level-1b file, but do not use in product generation.  </w:t>
            </w:r>
            <w:r w:rsidRPr="0065576D">
              <w:rPr>
                <w:rFonts w:eastAsia="Times New Roman" w:cs="Times New Roman"/>
                <w:sz w:val="20"/>
                <w:szCs w:val="20"/>
              </w:rPr>
              <w:t>In operations, it is set to zero for all satellites. However, it can be useful for testing official operational products such as the VIIRS IICMO (cloud mask).  This flag should be set to 0.</w:t>
            </w:r>
          </w:p>
        </w:tc>
      </w:tr>
      <w:tr w:rsidR="0065576D" w:rsidRPr="0065576D" w14:paraId="5EA1EA36" w14:textId="77777777" w:rsidTr="009D7ADA">
        <w:tc>
          <w:tcPr>
            <w:tcW w:w="908" w:type="dxa"/>
          </w:tcPr>
          <w:p w14:paraId="7933CCFB" w14:textId="77777777" w:rsidR="009D7ADA" w:rsidRPr="0065576D" w:rsidRDefault="009D7ADA" w:rsidP="00DC4D20">
            <w:pPr>
              <w:rPr>
                <w:sz w:val="20"/>
                <w:szCs w:val="20"/>
              </w:rPr>
            </w:pPr>
            <w:r w:rsidRPr="0065576D">
              <w:rPr>
                <w:sz w:val="20"/>
                <w:szCs w:val="20"/>
              </w:rPr>
              <w:t>16</w:t>
            </w:r>
          </w:p>
        </w:tc>
        <w:tc>
          <w:tcPr>
            <w:tcW w:w="2537" w:type="dxa"/>
          </w:tcPr>
          <w:p w14:paraId="534BBE7B" w14:textId="77777777" w:rsidR="009D7ADA" w:rsidRPr="0065576D" w:rsidRDefault="009D7ADA" w:rsidP="00DC4D20">
            <w:pPr>
              <w:rPr>
                <w:sz w:val="20"/>
                <w:szCs w:val="20"/>
              </w:rPr>
            </w:pPr>
            <w:proofErr w:type="spellStart"/>
            <w:proofErr w:type="gramStart"/>
            <w:r w:rsidRPr="0065576D">
              <w:rPr>
                <w:sz w:val="20"/>
                <w:szCs w:val="20"/>
              </w:rPr>
              <w:t>cloud</w:t>
            </w:r>
            <w:proofErr w:type="gramEnd"/>
            <w:r w:rsidRPr="0065576D">
              <w:rPr>
                <w:sz w:val="20"/>
                <w:szCs w:val="20"/>
              </w:rPr>
              <w:t>_mask_bayesian_flag</w:t>
            </w:r>
            <w:proofErr w:type="spellEnd"/>
          </w:p>
        </w:tc>
        <w:tc>
          <w:tcPr>
            <w:tcW w:w="1099" w:type="dxa"/>
          </w:tcPr>
          <w:p w14:paraId="1BD753EC"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2EBB330B" w14:textId="77777777" w:rsidR="009D7ADA" w:rsidRPr="0065576D" w:rsidRDefault="009D7ADA" w:rsidP="00DC4D20">
            <w:pPr>
              <w:rPr>
                <w:sz w:val="20"/>
                <w:szCs w:val="20"/>
              </w:rPr>
            </w:pPr>
            <w:r w:rsidRPr="0065576D">
              <w:rPr>
                <w:sz w:val="20"/>
                <w:szCs w:val="20"/>
              </w:rPr>
              <w:t>Set to 0 to not use the Bayesian cloud mask software. If flag 0 is selected, the user must have a Level-1b cloud mask product available.  Set to 1 to use the Bayesian cloud mask software.  This flag should be set to 1.</w:t>
            </w:r>
          </w:p>
        </w:tc>
      </w:tr>
      <w:tr w:rsidR="0065576D" w:rsidRPr="0065576D" w14:paraId="69435A9A" w14:textId="77777777" w:rsidTr="009D7ADA">
        <w:tc>
          <w:tcPr>
            <w:tcW w:w="908" w:type="dxa"/>
          </w:tcPr>
          <w:p w14:paraId="04A302D2" w14:textId="77777777" w:rsidR="009D7ADA" w:rsidRPr="0065576D" w:rsidRDefault="009D7ADA" w:rsidP="00DC4D20">
            <w:pPr>
              <w:rPr>
                <w:sz w:val="20"/>
                <w:szCs w:val="20"/>
              </w:rPr>
            </w:pPr>
            <w:r w:rsidRPr="0065576D">
              <w:rPr>
                <w:sz w:val="20"/>
                <w:szCs w:val="20"/>
              </w:rPr>
              <w:t>17</w:t>
            </w:r>
          </w:p>
        </w:tc>
        <w:tc>
          <w:tcPr>
            <w:tcW w:w="2537" w:type="dxa"/>
          </w:tcPr>
          <w:p w14:paraId="7CAFE6A9" w14:textId="77777777" w:rsidR="009D7ADA" w:rsidRPr="0065576D" w:rsidRDefault="009D7ADA" w:rsidP="00DC4D20">
            <w:pPr>
              <w:rPr>
                <w:sz w:val="20"/>
                <w:szCs w:val="20"/>
              </w:rPr>
            </w:pPr>
            <w:proofErr w:type="spellStart"/>
            <w:proofErr w:type="gramStart"/>
            <w:r w:rsidRPr="0065576D">
              <w:rPr>
                <w:sz w:val="20"/>
                <w:szCs w:val="20"/>
              </w:rPr>
              <w:t>sst</w:t>
            </w:r>
            <w:proofErr w:type="gramEnd"/>
            <w:r w:rsidRPr="0065576D">
              <w:rPr>
                <w:sz w:val="20"/>
                <w:szCs w:val="20"/>
              </w:rPr>
              <w:t>_flag</w:t>
            </w:r>
            <w:proofErr w:type="spellEnd"/>
          </w:p>
        </w:tc>
        <w:tc>
          <w:tcPr>
            <w:tcW w:w="1099" w:type="dxa"/>
          </w:tcPr>
          <w:p w14:paraId="0330E054"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051A9E9B" w14:textId="77777777" w:rsidR="009D7ADA" w:rsidRPr="0065576D" w:rsidRDefault="009D7ADA" w:rsidP="00DC4D20">
            <w:pPr>
              <w:rPr>
                <w:sz w:val="20"/>
                <w:szCs w:val="20"/>
              </w:rPr>
            </w:pPr>
            <w:r w:rsidRPr="0065576D">
              <w:rPr>
                <w:sz w:val="20"/>
                <w:szCs w:val="20"/>
              </w:rPr>
              <w:t>Set to 0 to not compute pixel level SST products.  Set to 1 to compute pixel level SST products.  This flag does not appear to be used, but is set to 1 in operations.  This flag should be set to 1.</w:t>
            </w:r>
          </w:p>
        </w:tc>
      </w:tr>
      <w:tr w:rsidR="0065576D" w:rsidRPr="0065576D" w14:paraId="1B0177DC" w14:textId="77777777" w:rsidTr="009D7ADA">
        <w:tc>
          <w:tcPr>
            <w:tcW w:w="908" w:type="dxa"/>
          </w:tcPr>
          <w:p w14:paraId="57F7C2EA" w14:textId="77777777" w:rsidR="009D7ADA" w:rsidRPr="0065576D" w:rsidRDefault="009D7ADA" w:rsidP="00DC4D20">
            <w:pPr>
              <w:rPr>
                <w:sz w:val="20"/>
                <w:szCs w:val="20"/>
              </w:rPr>
            </w:pPr>
            <w:r w:rsidRPr="0065576D">
              <w:rPr>
                <w:sz w:val="20"/>
                <w:szCs w:val="20"/>
              </w:rPr>
              <w:lastRenderedPageBreak/>
              <w:t>18</w:t>
            </w:r>
          </w:p>
        </w:tc>
        <w:tc>
          <w:tcPr>
            <w:tcW w:w="2537" w:type="dxa"/>
          </w:tcPr>
          <w:p w14:paraId="56FD7B06" w14:textId="77777777" w:rsidR="009D7ADA" w:rsidRPr="0065576D" w:rsidRDefault="009D7ADA" w:rsidP="00DC4D20">
            <w:pPr>
              <w:rPr>
                <w:sz w:val="20"/>
                <w:szCs w:val="20"/>
              </w:rPr>
            </w:pPr>
            <w:proofErr w:type="spellStart"/>
            <w:proofErr w:type="gramStart"/>
            <w:r w:rsidRPr="0065576D">
              <w:rPr>
                <w:sz w:val="20"/>
                <w:szCs w:val="20"/>
              </w:rPr>
              <w:t>cld</w:t>
            </w:r>
            <w:proofErr w:type="gramEnd"/>
            <w:r w:rsidRPr="0065576D">
              <w:rPr>
                <w:sz w:val="20"/>
                <w:szCs w:val="20"/>
              </w:rPr>
              <w:t>_flag</w:t>
            </w:r>
            <w:proofErr w:type="spellEnd"/>
          </w:p>
        </w:tc>
        <w:tc>
          <w:tcPr>
            <w:tcW w:w="1099" w:type="dxa"/>
          </w:tcPr>
          <w:p w14:paraId="55658439"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328E5FE4" w14:textId="77777777" w:rsidR="009D7ADA" w:rsidRPr="0065576D" w:rsidRDefault="009D7ADA" w:rsidP="00DC4D20">
            <w:pPr>
              <w:rPr>
                <w:sz w:val="20"/>
                <w:szCs w:val="20"/>
              </w:rPr>
            </w:pPr>
            <w:r w:rsidRPr="0065576D">
              <w:rPr>
                <w:sz w:val="20"/>
                <w:szCs w:val="20"/>
              </w:rPr>
              <w:t>Set to 0 to not compute pixel level cloud products.  Set to 1 to compute pixel level cloud products.  This flag should be set to 1.</w:t>
            </w:r>
          </w:p>
        </w:tc>
      </w:tr>
      <w:tr w:rsidR="0065576D" w:rsidRPr="0065576D" w14:paraId="7258FD0D" w14:textId="77777777" w:rsidTr="009D7ADA">
        <w:tc>
          <w:tcPr>
            <w:tcW w:w="908" w:type="dxa"/>
          </w:tcPr>
          <w:p w14:paraId="225FF815" w14:textId="77777777" w:rsidR="009D7ADA" w:rsidRPr="0065576D" w:rsidRDefault="009D7ADA" w:rsidP="00DC4D20">
            <w:pPr>
              <w:rPr>
                <w:sz w:val="20"/>
                <w:szCs w:val="20"/>
              </w:rPr>
            </w:pPr>
            <w:r w:rsidRPr="0065576D">
              <w:rPr>
                <w:sz w:val="20"/>
                <w:szCs w:val="20"/>
              </w:rPr>
              <w:t>19</w:t>
            </w:r>
          </w:p>
        </w:tc>
        <w:tc>
          <w:tcPr>
            <w:tcW w:w="2537" w:type="dxa"/>
          </w:tcPr>
          <w:p w14:paraId="56BD0A34" w14:textId="77777777" w:rsidR="009D7ADA" w:rsidRPr="0065576D" w:rsidRDefault="009D7ADA" w:rsidP="00DC4D20">
            <w:pPr>
              <w:rPr>
                <w:sz w:val="20"/>
                <w:szCs w:val="20"/>
              </w:rPr>
            </w:pPr>
            <w:proofErr w:type="spellStart"/>
            <w:proofErr w:type="gramStart"/>
            <w:r w:rsidRPr="0065576D">
              <w:rPr>
                <w:sz w:val="20"/>
                <w:szCs w:val="20"/>
              </w:rPr>
              <w:t>aot</w:t>
            </w:r>
            <w:proofErr w:type="gramEnd"/>
            <w:r w:rsidRPr="0065576D">
              <w:rPr>
                <w:sz w:val="20"/>
                <w:szCs w:val="20"/>
              </w:rPr>
              <w:t>_flag</w:t>
            </w:r>
            <w:proofErr w:type="spellEnd"/>
          </w:p>
        </w:tc>
        <w:tc>
          <w:tcPr>
            <w:tcW w:w="1099" w:type="dxa"/>
          </w:tcPr>
          <w:p w14:paraId="2D3D5F28"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26785B72" w14:textId="77777777" w:rsidR="009D7ADA" w:rsidRPr="0065576D" w:rsidRDefault="009D7ADA" w:rsidP="00DC4D20">
            <w:pPr>
              <w:rPr>
                <w:sz w:val="20"/>
                <w:szCs w:val="20"/>
              </w:rPr>
            </w:pPr>
            <w:r w:rsidRPr="0065576D">
              <w:rPr>
                <w:sz w:val="20"/>
                <w:szCs w:val="20"/>
              </w:rPr>
              <w:t>Set to 0 to not compute pixel level aerosol products.  Set to 1 to compute pixel level aerosol products.  In operations, this is set to 1 for all satellites.  However, only the AVHRR satellite will return these products.  For non-AVHRR satellites, the functions that calculate these products are commented out in the software.  This flag should be set to 1.</w:t>
            </w:r>
          </w:p>
        </w:tc>
      </w:tr>
      <w:tr w:rsidR="0065576D" w:rsidRPr="0065576D" w14:paraId="65D98528" w14:textId="77777777" w:rsidTr="009D7ADA">
        <w:tc>
          <w:tcPr>
            <w:tcW w:w="908" w:type="dxa"/>
          </w:tcPr>
          <w:p w14:paraId="5AF0D75A" w14:textId="77777777" w:rsidR="009D7ADA" w:rsidRPr="0065576D" w:rsidRDefault="009D7ADA" w:rsidP="00DC4D20">
            <w:pPr>
              <w:rPr>
                <w:sz w:val="20"/>
                <w:szCs w:val="20"/>
              </w:rPr>
            </w:pPr>
            <w:r w:rsidRPr="0065576D">
              <w:rPr>
                <w:sz w:val="20"/>
                <w:szCs w:val="20"/>
              </w:rPr>
              <w:t>20</w:t>
            </w:r>
          </w:p>
        </w:tc>
        <w:tc>
          <w:tcPr>
            <w:tcW w:w="2537" w:type="dxa"/>
          </w:tcPr>
          <w:p w14:paraId="64828CCE" w14:textId="77777777" w:rsidR="009D7ADA" w:rsidRPr="0065576D" w:rsidRDefault="009D7ADA" w:rsidP="00DC4D20">
            <w:pPr>
              <w:rPr>
                <w:sz w:val="20"/>
                <w:szCs w:val="20"/>
              </w:rPr>
            </w:pPr>
            <w:proofErr w:type="spellStart"/>
            <w:proofErr w:type="gramStart"/>
            <w:r w:rsidRPr="0065576D">
              <w:rPr>
                <w:sz w:val="20"/>
                <w:szCs w:val="20"/>
              </w:rPr>
              <w:t>erb</w:t>
            </w:r>
            <w:proofErr w:type="gramEnd"/>
            <w:r w:rsidRPr="0065576D">
              <w:rPr>
                <w:sz w:val="20"/>
                <w:szCs w:val="20"/>
              </w:rPr>
              <w:t>_flag</w:t>
            </w:r>
            <w:proofErr w:type="spellEnd"/>
          </w:p>
        </w:tc>
        <w:tc>
          <w:tcPr>
            <w:tcW w:w="1099" w:type="dxa"/>
          </w:tcPr>
          <w:p w14:paraId="7F60B75D"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3C6766A4" w14:textId="77777777" w:rsidR="009D7ADA" w:rsidRPr="0065576D" w:rsidRDefault="009D7ADA" w:rsidP="0065576D">
            <w:pPr>
              <w:rPr>
                <w:sz w:val="20"/>
                <w:szCs w:val="20"/>
              </w:rPr>
            </w:pPr>
            <w:r w:rsidRPr="0065576D">
              <w:rPr>
                <w:sz w:val="20"/>
                <w:szCs w:val="20"/>
              </w:rPr>
              <w:t xml:space="preserve">Set to 0 to not compute earth radiation budget properties.  Set to 1 to compute earth radiation budget properties.  Currently, there is no AVHRR algorithm.  Along with the earth radiation budget, the insolation will also be calculated for the GOES, MTSAT, and </w:t>
            </w:r>
            <w:proofErr w:type="spellStart"/>
            <w:r w:rsidRPr="0065576D">
              <w:rPr>
                <w:sz w:val="20"/>
                <w:szCs w:val="20"/>
              </w:rPr>
              <w:t>Meteosat</w:t>
            </w:r>
            <w:proofErr w:type="spellEnd"/>
            <w:r w:rsidRPr="0065576D">
              <w:rPr>
                <w:sz w:val="20"/>
                <w:szCs w:val="20"/>
              </w:rPr>
              <w:t xml:space="preserve"> satellites.  This flag should be set to 0 for AVHRR, and VIIRS. Set the flag to 1 for geostationary satellites. </w:t>
            </w:r>
          </w:p>
        </w:tc>
      </w:tr>
      <w:tr w:rsidR="0065576D" w:rsidRPr="0065576D" w14:paraId="2FFDC4E7" w14:textId="77777777" w:rsidTr="009D7ADA">
        <w:tc>
          <w:tcPr>
            <w:tcW w:w="908" w:type="dxa"/>
          </w:tcPr>
          <w:p w14:paraId="64D638BB" w14:textId="77777777" w:rsidR="009D7ADA" w:rsidRPr="0065576D" w:rsidRDefault="009D7ADA" w:rsidP="00DC4D20">
            <w:pPr>
              <w:rPr>
                <w:sz w:val="20"/>
                <w:szCs w:val="20"/>
              </w:rPr>
            </w:pPr>
            <w:r w:rsidRPr="0065576D">
              <w:rPr>
                <w:sz w:val="20"/>
                <w:szCs w:val="20"/>
              </w:rPr>
              <w:t>21</w:t>
            </w:r>
          </w:p>
        </w:tc>
        <w:tc>
          <w:tcPr>
            <w:tcW w:w="2537" w:type="dxa"/>
          </w:tcPr>
          <w:p w14:paraId="094B38AD" w14:textId="77777777" w:rsidR="009D7ADA" w:rsidRPr="0065576D" w:rsidRDefault="009D7ADA" w:rsidP="00DC4D20">
            <w:pPr>
              <w:rPr>
                <w:sz w:val="20"/>
                <w:szCs w:val="20"/>
              </w:rPr>
            </w:pPr>
            <w:proofErr w:type="spellStart"/>
            <w:proofErr w:type="gramStart"/>
            <w:r w:rsidRPr="0065576D">
              <w:rPr>
                <w:sz w:val="20"/>
                <w:szCs w:val="20"/>
              </w:rPr>
              <w:t>ash</w:t>
            </w:r>
            <w:proofErr w:type="gramEnd"/>
            <w:r w:rsidRPr="0065576D">
              <w:rPr>
                <w:sz w:val="20"/>
                <w:szCs w:val="20"/>
              </w:rPr>
              <w:t>_flag</w:t>
            </w:r>
            <w:proofErr w:type="spellEnd"/>
          </w:p>
        </w:tc>
        <w:tc>
          <w:tcPr>
            <w:tcW w:w="1099" w:type="dxa"/>
          </w:tcPr>
          <w:p w14:paraId="25C9F70D"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50177C06" w14:textId="77777777" w:rsidR="009D7ADA" w:rsidRPr="0065576D" w:rsidRDefault="009D7ADA" w:rsidP="00DC4D20">
            <w:pPr>
              <w:rPr>
                <w:sz w:val="20"/>
                <w:szCs w:val="20"/>
              </w:rPr>
            </w:pPr>
            <w:r w:rsidRPr="0065576D">
              <w:rPr>
                <w:sz w:val="20"/>
                <w:szCs w:val="20"/>
              </w:rPr>
              <w:t xml:space="preserve">This functionality is unsupported in CLAVR-x, as it requires a specific branch of source code (VOLCAT). This flag should be set to 0. </w:t>
            </w:r>
          </w:p>
        </w:tc>
      </w:tr>
      <w:tr w:rsidR="0065576D" w:rsidRPr="0065576D" w14:paraId="3F98AD86" w14:textId="77777777" w:rsidTr="009D7ADA">
        <w:tc>
          <w:tcPr>
            <w:tcW w:w="908" w:type="dxa"/>
          </w:tcPr>
          <w:p w14:paraId="357799C6" w14:textId="77777777" w:rsidR="009D7ADA" w:rsidRPr="0065576D" w:rsidRDefault="009D7ADA" w:rsidP="00DC4D20">
            <w:pPr>
              <w:rPr>
                <w:sz w:val="20"/>
                <w:szCs w:val="20"/>
              </w:rPr>
            </w:pPr>
            <w:r w:rsidRPr="0065576D">
              <w:rPr>
                <w:sz w:val="20"/>
                <w:szCs w:val="20"/>
              </w:rPr>
              <w:t>22</w:t>
            </w:r>
          </w:p>
        </w:tc>
        <w:tc>
          <w:tcPr>
            <w:tcW w:w="2537" w:type="dxa"/>
          </w:tcPr>
          <w:p w14:paraId="48532230" w14:textId="77777777" w:rsidR="009D7ADA" w:rsidRPr="0065576D" w:rsidRDefault="009D7ADA" w:rsidP="00DC4D20">
            <w:pPr>
              <w:rPr>
                <w:sz w:val="20"/>
                <w:szCs w:val="20"/>
              </w:rPr>
            </w:pPr>
            <w:proofErr w:type="spellStart"/>
            <w:proofErr w:type="gramStart"/>
            <w:r w:rsidRPr="0065576D">
              <w:rPr>
                <w:sz w:val="20"/>
                <w:szCs w:val="20"/>
              </w:rPr>
              <w:t>oisst</w:t>
            </w:r>
            <w:proofErr w:type="gramEnd"/>
            <w:r w:rsidRPr="0065576D">
              <w:rPr>
                <w:sz w:val="20"/>
                <w:szCs w:val="20"/>
              </w:rPr>
              <w:t>_flag</w:t>
            </w:r>
            <w:proofErr w:type="spellEnd"/>
          </w:p>
        </w:tc>
        <w:tc>
          <w:tcPr>
            <w:tcW w:w="1099" w:type="dxa"/>
          </w:tcPr>
          <w:p w14:paraId="38535C70"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710DF5B9" w14:textId="77777777" w:rsidR="009D7ADA" w:rsidRPr="0065576D" w:rsidRDefault="009D7ADA" w:rsidP="00DC4D20">
            <w:pPr>
              <w:rPr>
                <w:sz w:val="20"/>
                <w:szCs w:val="20"/>
              </w:rPr>
            </w:pPr>
            <w:r w:rsidRPr="0065576D">
              <w:rPr>
                <w:sz w:val="20"/>
                <w:szCs w:val="20"/>
              </w:rPr>
              <w:t xml:space="preserve">Set to 0 not read in the daily </w:t>
            </w:r>
            <w:r w:rsidRPr="0065576D">
              <w:rPr>
                <w:rFonts w:cs="Helvetica"/>
                <w:sz w:val="20"/>
                <w:szCs w:val="20"/>
              </w:rPr>
              <w:t xml:space="preserve">NOAA Optimum Interpolation (OI) Sea Surface Temperature (SST) </w:t>
            </w:r>
            <w:r w:rsidRPr="0065576D">
              <w:rPr>
                <w:sz w:val="20"/>
                <w:szCs w:val="20"/>
              </w:rPr>
              <w:t>OISST analysis field.  Set to 1 to read in the daily OISST analysis field.  This flag should be set to 1.</w:t>
            </w:r>
          </w:p>
        </w:tc>
      </w:tr>
      <w:tr w:rsidR="0065576D" w:rsidRPr="0065576D" w14:paraId="24EF87AD" w14:textId="77777777" w:rsidTr="009D7ADA">
        <w:tc>
          <w:tcPr>
            <w:tcW w:w="908" w:type="dxa"/>
          </w:tcPr>
          <w:p w14:paraId="5F45B622" w14:textId="77777777" w:rsidR="009D7ADA" w:rsidRPr="0065576D" w:rsidRDefault="009D7ADA" w:rsidP="00DC4D20">
            <w:pPr>
              <w:rPr>
                <w:sz w:val="20"/>
                <w:szCs w:val="20"/>
              </w:rPr>
            </w:pPr>
            <w:r w:rsidRPr="0065576D">
              <w:rPr>
                <w:sz w:val="20"/>
                <w:szCs w:val="20"/>
              </w:rPr>
              <w:t>23</w:t>
            </w:r>
          </w:p>
        </w:tc>
        <w:tc>
          <w:tcPr>
            <w:tcW w:w="2537" w:type="dxa"/>
          </w:tcPr>
          <w:p w14:paraId="106928FF" w14:textId="77777777" w:rsidR="009D7ADA" w:rsidRPr="0065576D" w:rsidRDefault="009D7ADA" w:rsidP="00DC4D20">
            <w:pPr>
              <w:rPr>
                <w:sz w:val="20"/>
                <w:szCs w:val="20"/>
              </w:rPr>
            </w:pPr>
            <w:proofErr w:type="spellStart"/>
            <w:proofErr w:type="gramStart"/>
            <w:r w:rsidRPr="0065576D">
              <w:rPr>
                <w:sz w:val="20"/>
                <w:szCs w:val="20"/>
              </w:rPr>
              <w:t>oisst</w:t>
            </w:r>
            <w:proofErr w:type="gramEnd"/>
            <w:r w:rsidRPr="0065576D">
              <w:rPr>
                <w:sz w:val="20"/>
                <w:szCs w:val="20"/>
              </w:rPr>
              <w:t>_option</w:t>
            </w:r>
            <w:proofErr w:type="spellEnd"/>
          </w:p>
        </w:tc>
        <w:tc>
          <w:tcPr>
            <w:tcW w:w="1099" w:type="dxa"/>
          </w:tcPr>
          <w:p w14:paraId="2D566EAB"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67E05A27" w14:textId="77777777" w:rsidR="009D7ADA" w:rsidRPr="0065576D" w:rsidRDefault="009D7ADA" w:rsidP="00DC4D20">
            <w:pPr>
              <w:rPr>
                <w:sz w:val="20"/>
                <w:szCs w:val="20"/>
              </w:rPr>
            </w:pPr>
            <w:r w:rsidRPr="0065576D">
              <w:rPr>
                <w:sz w:val="20"/>
                <w:szCs w:val="20"/>
              </w:rPr>
              <w:t>Set to 0 to allow the software look for the correct OISST analysis field.  This flag should be set to 0.</w:t>
            </w:r>
          </w:p>
        </w:tc>
      </w:tr>
      <w:tr w:rsidR="0065576D" w:rsidRPr="0065576D" w14:paraId="75ED6A52" w14:textId="77777777" w:rsidTr="009D7ADA">
        <w:tc>
          <w:tcPr>
            <w:tcW w:w="908" w:type="dxa"/>
          </w:tcPr>
          <w:p w14:paraId="1434B4D8" w14:textId="77777777" w:rsidR="009D7ADA" w:rsidRPr="0065576D" w:rsidRDefault="009D7ADA" w:rsidP="00DC4D20">
            <w:pPr>
              <w:rPr>
                <w:sz w:val="20"/>
                <w:szCs w:val="20"/>
              </w:rPr>
            </w:pPr>
            <w:r w:rsidRPr="0065576D">
              <w:rPr>
                <w:sz w:val="20"/>
                <w:szCs w:val="20"/>
              </w:rPr>
              <w:t>24</w:t>
            </w:r>
          </w:p>
        </w:tc>
        <w:tc>
          <w:tcPr>
            <w:tcW w:w="2537" w:type="dxa"/>
          </w:tcPr>
          <w:p w14:paraId="450A7066" w14:textId="77777777" w:rsidR="009D7ADA" w:rsidRPr="0065576D" w:rsidRDefault="009D7ADA" w:rsidP="00DC4D20">
            <w:pPr>
              <w:rPr>
                <w:sz w:val="20"/>
                <w:szCs w:val="20"/>
              </w:rPr>
            </w:pPr>
            <w:proofErr w:type="spellStart"/>
            <w:proofErr w:type="gramStart"/>
            <w:r w:rsidRPr="0065576D">
              <w:rPr>
                <w:sz w:val="20"/>
                <w:szCs w:val="20"/>
              </w:rPr>
              <w:t>gridcell</w:t>
            </w:r>
            <w:proofErr w:type="gramEnd"/>
            <w:r w:rsidRPr="0065576D">
              <w:rPr>
                <w:sz w:val="20"/>
                <w:szCs w:val="20"/>
              </w:rPr>
              <w:t>_resolution</w:t>
            </w:r>
            <w:proofErr w:type="spellEnd"/>
          </w:p>
        </w:tc>
        <w:tc>
          <w:tcPr>
            <w:tcW w:w="1099" w:type="dxa"/>
          </w:tcPr>
          <w:p w14:paraId="3C86E028" w14:textId="77777777" w:rsidR="009D7ADA" w:rsidRPr="0065576D" w:rsidRDefault="009D7ADA" w:rsidP="00DC4D20">
            <w:pPr>
              <w:rPr>
                <w:sz w:val="20"/>
                <w:szCs w:val="20"/>
              </w:rPr>
            </w:pPr>
            <w:proofErr w:type="gramStart"/>
            <w:r w:rsidRPr="0065576D">
              <w:rPr>
                <w:sz w:val="20"/>
                <w:szCs w:val="20"/>
              </w:rPr>
              <w:t>real</w:t>
            </w:r>
            <w:proofErr w:type="gramEnd"/>
          </w:p>
        </w:tc>
        <w:tc>
          <w:tcPr>
            <w:tcW w:w="4312" w:type="dxa"/>
          </w:tcPr>
          <w:p w14:paraId="1D5235FA" w14:textId="77777777" w:rsidR="009D7ADA" w:rsidRPr="0065576D" w:rsidRDefault="009D7ADA" w:rsidP="00DC4D20">
            <w:pPr>
              <w:rPr>
                <w:sz w:val="20"/>
                <w:szCs w:val="20"/>
              </w:rPr>
            </w:pPr>
            <w:r w:rsidRPr="0065576D">
              <w:rPr>
                <w:sz w:val="20"/>
                <w:szCs w:val="20"/>
              </w:rPr>
              <w:t>Number specifying grid resolution (degrees) of gridded Level-3 output. Values can be 0.25, 0.5, 1.0, or 2.5 degrees.  This is an unsupported option as it pertains to the Level-3 gridded output.  This can be set to 0.5.</w:t>
            </w:r>
          </w:p>
        </w:tc>
      </w:tr>
      <w:tr w:rsidR="0065576D" w:rsidRPr="0065576D" w14:paraId="74B704DB" w14:textId="77777777" w:rsidTr="009D7ADA">
        <w:tc>
          <w:tcPr>
            <w:tcW w:w="908" w:type="dxa"/>
          </w:tcPr>
          <w:p w14:paraId="3014B5F7" w14:textId="77777777" w:rsidR="009D7ADA" w:rsidRPr="0065576D" w:rsidRDefault="009D7ADA" w:rsidP="00DC4D20">
            <w:pPr>
              <w:rPr>
                <w:sz w:val="20"/>
                <w:szCs w:val="20"/>
              </w:rPr>
            </w:pPr>
            <w:r w:rsidRPr="0065576D">
              <w:rPr>
                <w:sz w:val="20"/>
                <w:szCs w:val="20"/>
              </w:rPr>
              <w:t>25</w:t>
            </w:r>
          </w:p>
        </w:tc>
        <w:tc>
          <w:tcPr>
            <w:tcW w:w="2537" w:type="dxa"/>
          </w:tcPr>
          <w:p w14:paraId="2595870B" w14:textId="77777777" w:rsidR="009D7ADA" w:rsidRPr="0065576D" w:rsidRDefault="009D7ADA" w:rsidP="00DC4D20">
            <w:pPr>
              <w:rPr>
                <w:sz w:val="20"/>
                <w:szCs w:val="20"/>
              </w:rPr>
            </w:pPr>
            <w:proofErr w:type="spellStart"/>
            <w:proofErr w:type="gramStart"/>
            <w:r w:rsidRPr="0065576D">
              <w:rPr>
                <w:sz w:val="20"/>
                <w:szCs w:val="20"/>
              </w:rPr>
              <w:t>gridcell</w:t>
            </w:r>
            <w:proofErr w:type="gramEnd"/>
            <w:r w:rsidRPr="0065576D">
              <w:rPr>
                <w:sz w:val="20"/>
                <w:szCs w:val="20"/>
              </w:rPr>
              <w:t>_format</w:t>
            </w:r>
            <w:proofErr w:type="spellEnd"/>
          </w:p>
        </w:tc>
        <w:tc>
          <w:tcPr>
            <w:tcW w:w="1099" w:type="dxa"/>
          </w:tcPr>
          <w:p w14:paraId="746A8151"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34EFF5D7" w14:textId="77777777" w:rsidR="009D7ADA" w:rsidRPr="0065576D" w:rsidRDefault="009D7ADA" w:rsidP="00DC4D20">
            <w:pPr>
              <w:rPr>
                <w:sz w:val="20"/>
                <w:szCs w:val="20"/>
              </w:rPr>
            </w:pPr>
            <w:r w:rsidRPr="0065576D">
              <w:rPr>
                <w:sz w:val="20"/>
                <w:szCs w:val="20"/>
              </w:rPr>
              <w:t>Set to 0 for equal-area grid format.  Set to 1 for equal-angle grid format. This is an unsupported option as it pertains to the Level-3 gridded output.  This flag should be set to 0.</w:t>
            </w:r>
          </w:p>
        </w:tc>
      </w:tr>
      <w:tr w:rsidR="0065576D" w:rsidRPr="0065576D" w14:paraId="0ABDB50B" w14:textId="77777777" w:rsidTr="009D7ADA">
        <w:tc>
          <w:tcPr>
            <w:tcW w:w="908" w:type="dxa"/>
          </w:tcPr>
          <w:p w14:paraId="2C4237E7" w14:textId="77777777" w:rsidR="009D7ADA" w:rsidRPr="0065576D" w:rsidRDefault="009D7ADA" w:rsidP="00DC4D20">
            <w:pPr>
              <w:rPr>
                <w:sz w:val="20"/>
                <w:szCs w:val="20"/>
              </w:rPr>
            </w:pPr>
            <w:r w:rsidRPr="0065576D">
              <w:rPr>
                <w:sz w:val="20"/>
                <w:szCs w:val="20"/>
              </w:rPr>
              <w:t>26</w:t>
            </w:r>
          </w:p>
        </w:tc>
        <w:tc>
          <w:tcPr>
            <w:tcW w:w="2537" w:type="dxa"/>
          </w:tcPr>
          <w:p w14:paraId="03675397" w14:textId="77777777" w:rsidR="009D7ADA" w:rsidRPr="0065576D" w:rsidRDefault="009D7ADA" w:rsidP="00DC4D20">
            <w:pPr>
              <w:rPr>
                <w:sz w:val="20"/>
                <w:szCs w:val="20"/>
              </w:rPr>
            </w:pPr>
            <w:proofErr w:type="spellStart"/>
            <w:proofErr w:type="gramStart"/>
            <w:r w:rsidRPr="0065576D">
              <w:rPr>
                <w:sz w:val="20"/>
                <w:szCs w:val="20"/>
              </w:rPr>
              <w:t>data</w:t>
            </w:r>
            <w:proofErr w:type="gramEnd"/>
            <w:r w:rsidRPr="0065576D">
              <w:rPr>
                <w:sz w:val="20"/>
                <w:szCs w:val="20"/>
              </w:rPr>
              <w:t>_comp_flag</w:t>
            </w:r>
            <w:proofErr w:type="spellEnd"/>
          </w:p>
        </w:tc>
        <w:tc>
          <w:tcPr>
            <w:tcW w:w="1099" w:type="dxa"/>
          </w:tcPr>
          <w:p w14:paraId="2DFE83F3"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1818CEAE" w14:textId="77777777" w:rsidR="009D7ADA" w:rsidRPr="0065576D" w:rsidRDefault="009D7ADA" w:rsidP="00DC4D20">
            <w:pPr>
              <w:rPr>
                <w:sz w:val="20"/>
                <w:szCs w:val="20"/>
              </w:rPr>
            </w:pPr>
            <w:r w:rsidRPr="0065576D">
              <w:rPr>
                <w:sz w:val="20"/>
                <w:szCs w:val="20"/>
              </w:rPr>
              <w:t xml:space="preserve">Set to 0 to not use compression in the Level-2 output files.  Set to 1 to use internal </w:t>
            </w:r>
            <w:proofErr w:type="spellStart"/>
            <w:r w:rsidRPr="0065576D">
              <w:rPr>
                <w:sz w:val="20"/>
                <w:szCs w:val="20"/>
              </w:rPr>
              <w:t>gzip</w:t>
            </w:r>
            <w:proofErr w:type="spellEnd"/>
            <w:r w:rsidRPr="0065576D">
              <w:rPr>
                <w:sz w:val="20"/>
                <w:szCs w:val="20"/>
              </w:rPr>
              <w:t xml:space="preserve"> compression in the output.  Set to 2 for </w:t>
            </w:r>
            <w:proofErr w:type="spellStart"/>
            <w:r w:rsidRPr="0065576D">
              <w:rPr>
                <w:sz w:val="20"/>
                <w:szCs w:val="20"/>
              </w:rPr>
              <w:t>szip</w:t>
            </w:r>
            <w:proofErr w:type="spellEnd"/>
            <w:r w:rsidRPr="0065576D">
              <w:rPr>
                <w:sz w:val="20"/>
                <w:szCs w:val="20"/>
              </w:rPr>
              <w:t xml:space="preserve"> compression.</w:t>
            </w:r>
          </w:p>
        </w:tc>
      </w:tr>
      <w:tr w:rsidR="0065576D" w:rsidRPr="0065576D" w14:paraId="276A348A" w14:textId="77777777" w:rsidTr="009D7ADA">
        <w:tc>
          <w:tcPr>
            <w:tcW w:w="908" w:type="dxa"/>
          </w:tcPr>
          <w:p w14:paraId="2AD71394" w14:textId="77777777" w:rsidR="009D7ADA" w:rsidRPr="0065576D" w:rsidRDefault="009D7ADA" w:rsidP="00DC4D20">
            <w:pPr>
              <w:rPr>
                <w:sz w:val="20"/>
                <w:szCs w:val="20"/>
              </w:rPr>
            </w:pPr>
            <w:r w:rsidRPr="0065576D">
              <w:rPr>
                <w:sz w:val="20"/>
                <w:szCs w:val="20"/>
              </w:rPr>
              <w:t>27</w:t>
            </w:r>
          </w:p>
        </w:tc>
        <w:tc>
          <w:tcPr>
            <w:tcW w:w="2537" w:type="dxa"/>
          </w:tcPr>
          <w:p w14:paraId="1816F188" w14:textId="77777777" w:rsidR="009D7ADA" w:rsidRPr="0065576D" w:rsidRDefault="009D7ADA" w:rsidP="00DC4D20">
            <w:pPr>
              <w:rPr>
                <w:sz w:val="20"/>
                <w:szCs w:val="20"/>
              </w:rPr>
            </w:pPr>
            <w:proofErr w:type="spellStart"/>
            <w:proofErr w:type="gramStart"/>
            <w:r w:rsidRPr="0065576D">
              <w:rPr>
                <w:sz w:val="20"/>
                <w:szCs w:val="20"/>
              </w:rPr>
              <w:t>subset</w:t>
            </w:r>
            <w:proofErr w:type="gramEnd"/>
            <w:r w:rsidRPr="0065576D">
              <w:rPr>
                <w:sz w:val="20"/>
                <w:szCs w:val="20"/>
              </w:rPr>
              <w:t>_pixel_hdf_flag</w:t>
            </w:r>
            <w:proofErr w:type="spellEnd"/>
          </w:p>
        </w:tc>
        <w:tc>
          <w:tcPr>
            <w:tcW w:w="1099" w:type="dxa"/>
          </w:tcPr>
          <w:p w14:paraId="433C9CF0"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075D7550" w14:textId="77777777" w:rsidR="009D7ADA" w:rsidRPr="0065576D" w:rsidRDefault="009D7ADA" w:rsidP="00DC4D20">
            <w:pPr>
              <w:rPr>
                <w:sz w:val="20"/>
                <w:szCs w:val="20"/>
              </w:rPr>
            </w:pPr>
            <w:r w:rsidRPr="0065576D">
              <w:rPr>
                <w:sz w:val="20"/>
                <w:szCs w:val="20"/>
              </w:rPr>
              <w:t xml:space="preserve">Set to 0 to not subset pixels in the Level-2 HDF4 output file.  Set to 1 to subset pixels in the Level-2 output using </w:t>
            </w:r>
            <w:proofErr w:type="spellStart"/>
            <w:r w:rsidRPr="0065576D">
              <w:rPr>
                <w:sz w:val="20"/>
                <w:szCs w:val="20"/>
              </w:rPr>
              <w:t>lat_min_diag</w:t>
            </w:r>
            <w:proofErr w:type="spellEnd"/>
            <w:r w:rsidRPr="0065576D">
              <w:rPr>
                <w:sz w:val="20"/>
                <w:szCs w:val="20"/>
              </w:rPr>
              <w:t xml:space="preserve"> and </w:t>
            </w:r>
            <w:proofErr w:type="spellStart"/>
            <w:r w:rsidRPr="0065576D">
              <w:rPr>
                <w:sz w:val="20"/>
                <w:szCs w:val="20"/>
              </w:rPr>
              <w:t>lat_max_diag</w:t>
            </w:r>
            <w:proofErr w:type="spellEnd"/>
            <w:r w:rsidRPr="0065576D">
              <w:rPr>
                <w:sz w:val="20"/>
                <w:szCs w:val="20"/>
              </w:rPr>
              <w:t xml:space="preserve"> (see below).  In operations, this flag is set to 0.  </w:t>
            </w:r>
          </w:p>
        </w:tc>
      </w:tr>
      <w:tr w:rsidR="0065576D" w:rsidRPr="0065576D" w14:paraId="5CD39E05" w14:textId="77777777" w:rsidTr="009D7ADA">
        <w:tc>
          <w:tcPr>
            <w:tcW w:w="908" w:type="dxa"/>
          </w:tcPr>
          <w:p w14:paraId="306E47A2" w14:textId="77777777" w:rsidR="009D7ADA" w:rsidRPr="0065576D" w:rsidRDefault="009D7ADA" w:rsidP="00DC4D20">
            <w:pPr>
              <w:rPr>
                <w:sz w:val="20"/>
                <w:szCs w:val="20"/>
              </w:rPr>
            </w:pPr>
            <w:r w:rsidRPr="0065576D">
              <w:rPr>
                <w:sz w:val="20"/>
                <w:szCs w:val="20"/>
              </w:rPr>
              <w:t>28</w:t>
            </w:r>
          </w:p>
        </w:tc>
        <w:tc>
          <w:tcPr>
            <w:tcW w:w="2537" w:type="dxa"/>
          </w:tcPr>
          <w:p w14:paraId="11BEDFDB" w14:textId="77777777" w:rsidR="009D7ADA" w:rsidRPr="0065576D" w:rsidRDefault="009D7ADA" w:rsidP="00DC4D20">
            <w:pPr>
              <w:rPr>
                <w:sz w:val="20"/>
                <w:szCs w:val="20"/>
              </w:rPr>
            </w:pPr>
            <w:proofErr w:type="spellStart"/>
            <w:proofErr w:type="gramStart"/>
            <w:r w:rsidRPr="0065576D">
              <w:rPr>
                <w:sz w:val="20"/>
                <w:szCs w:val="20"/>
              </w:rPr>
              <w:t>nwp</w:t>
            </w:r>
            <w:proofErr w:type="gramEnd"/>
            <w:r w:rsidRPr="0065576D">
              <w:rPr>
                <w:sz w:val="20"/>
                <w:szCs w:val="20"/>
              </w:rPr>
              <w:t>_flag</w:t>
            </w:r>
            <w:proofErr w:type="spellEnd"/>
          </w:p>
        </w:tc>
        <w:tc>
          <w:tcPr>
            <w:tcW w:w="1099" w:type="dxa"/>
          </w:tcPr>
          <w:p w14:paraId="629E8B68"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7756ED1E" w14:textId="77777777" w:rsidR="009D7ADA" w:rsidRPr="0065576D" w:rsidRDefault="009D7ADA" w:rsidP="00DC4D20">
            <w:pPr>
              <w:rPr>
                <w:sz w:val="20"/>
                <w:szCs w:val="20"/>
              </w:rPr>
            </w:pPr>
            <w:r w:rsidRPr="0065576D">
              <w:rPr>
                <w:sz w:val="20"/>
                <w:szCs w:val="20"/>
              </w:rPr>
              <w:t xml:space="preserve">Set to 0 to use no NWP (note, only OBS, NAV and GEO files will be produced).  This option is not supported as the OBS, and GEO files are no longer created.  Set to 1 to use NCEP GFS NWP fields.  Set to 2 to use NCEP Reanalysis fields.  </w:t>
            </w:r>
            <w:r w:rsidRPr="0065576D">
              <w:rPr>
                <w:sz w:val="20"/>
                <w:szCs w:val="20"/>
              </w:rPr>
              <w:lastRenderedPageBreak/>
              <w:t>Set to 3 to use NCEP Climate Forecast System Reanalysis (CFSR) fields.  Set to 4 for GDAS reanalysis fields.  In operations, the flag is set to 1.  However, for case studies, option 3 is the preferred flag.</w:t>
            </w:r>
          </w:p>
        </w:tc>
      </w:tr>
      <w:tr w:rsidR="0065576D" w:rsidRPr="0065576D" w14:paraId="1172115F" w14:textId="77777777" w:rsidTr="009D7ADA">
        <w:tc>
          <w:tcPr>
            <w:tcW w:w="908" w:type="dxa"/>
          </w:tcPr>
          <w:p w14:paraId="3D62050D" w14:textId="77777777" w:rsidR="009D7ADA" w:rsidRPr="0065576D" w:rsidRDefault="009D7ADA" w:rsidP="00DC4D20">
            <w:pPr>
              <w:rPr>
                <w:sz w:val="20"/>
                <w:szCs w:val="20"/>
              </w:rPr>
            </w:pPr>
            <w:r w:rsidRPr="0065576D">
              <w:rPr>
                <w:sz w:val="20"/>
                <w:szCs w:val="20"/>
              </w:rPr>
              <w:lastRenderedPageBreak/>
              <w:t>29</w:t>
            </w:r>
          </w:p>
        </w:tc>
        <w:tc>
          <w:tcPr>
            <w:tcW w:w="2537" w:type="dxa"/>
          </w:tcPr>
          <w:p w14:paraId="74689864" w14:textId="77777777" w:rsidR="009D7ADA" w:rsidRPr="0065576D" w:rsidRDefault="009D7ADA" w:rsidP="00DC4D20">
            <w:pPr>
              <w:rPr>
                <w:sz w:val="20"/>
                <w:szCs w:val="20"/>
              </w:rPr>
            </w:pPr>
            <w:proofErr w:type="spellStart"/>
            <w:proofErr w:type="gramStart"/>
            <w:r w:rsidRPr="0065576D">
              <w:rPr>
                <w:sz w:val="20"/>
                <w:szCs w:val="20"/>
              </w:rPr>
              <w:t>rtm</w:t>
            </w:r>
            <w:proofErr w:type="gramEnd"/>
            <w:r w:rsidRPr="0065576D">
              <w:rPr>
                <w:sz w:val="20"/>
                <w:szCs w:val="20"/>
              </w:rPr>
              <w:t>_flag</w:t>
            </w:r>
            <w:proofErr w:type="spellEnd"/>
          </w:p>
        </w:tc>
        <w:tc>
          <w:tcPr>
            <w:tcW w:w="1099" w:type="dxa"/>
          </w:tcPr>
          <w:p w14:paraId="6BAB17E8"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1DC1088F" w14:textId="77777777" w:rsidR="009D7ADA" w:rsidRPr="0065576D" w:rsidRDefault="009D7ADA" w:rsidP="00DC4D20">
            <w:pPr>
              <w:rPr>
                <w:sz w:val="20"/>
                <w:szCs w:val="20"/>
              </w:rPr>
            </w:pPr>
            <w:r w:rsidRPr="0065576D">
              <w:rPr>
                <w:sz w:val="20"/>
                <w:szCs w:val="20"/>
              </w:rPr>
              <w:t>Set to 0 to use the CRTM.  Set to 1 to Hal Woolf’s PFAAST RTM.  In operations, this is set to 1, as PFAAST is the only supported RTM at this time.  This flag should be set to 1.</w:t>
            </w:r>
          </w:p>
        </w:tc>
      </w:tr>
      <w:tr w:rsidR="0065576D" w:rsidRPr="0065576D" w14:paraId="52486F00" w14:textId="77777777" w:rsidTr="009D7ADA">
        <w:tc>
          <w:tcPr>
            <w:tcW w:w="908" w:type="dxa"/>
          </w:tcPr>
          <w:p w14:paraId="60111E8F" w14:textId="77777777" w:rsidR="009D7ADA" w:rsidRPr="0065576D" w:rsidRDefault="009D7ADA" w:rsidP="00DC4D20">
            <w:pPr>
              <w:rPr>
                <w:sz w:val="20"/>
                <w:szCs w:val="20"/>
              </w:rPr>
            </w:pPr>
            <w:r w:rsidRPr="0065576D">
              <w:rPr>
                <w:sz w:val="20"/>
                <w:szCs w:val="20"/>
              </w:rPr>
              <w:t>30</w:t>
            </w:r>
          </w:p>
        </w:tc>
        <w:tc>
          <w:tcPr>
            <w:tcW w:w="2537" w:type="dxa"/>
          </w:tcPr>
          <w:p w14:paraId="0BCE44DF" w14:textId="77777777" w:rsidR="009D7ADA" w:rsidRPr="0065576D" w:rsidRDefault="009D7ADA" w:rsidP="00DC4D20">
            <w:pPr>
              <w:rPr>
                <w:sz w:val="20"/>
                <w:szCs w:val="20"/>
              </w:rPr>
            </w:pPr>
            <w:proofErr w:type="spellStart"/>
            <w:proofErr w:type="gramStart"/>
            <w:r w:rsidRPr="0065576D">
              <w:rPr>
                <w:sz w:val="20"/>
                <w:szCs w:val="20"/>
              </w:rPr>
              <w:t>modis</w:t>
            </w:r>
            <w:proofErr w:type="gramEnd"/>
            <w:r w:rsidRPr="0065576D">
              <w:rPr>
                <w:sz w:val="20"/>
                <w:szCs w:val="20"/>
              </w:rPr>
              <w:t>_clr_alb_flag</w:t>
            </w:r>
            <w:proofErr w:type="spellEnd"/>
          </w:p>
        </w:tc>
        <w:tc>
          <w:tcPr>
            <w:tcW w:w="1099" w:type="dxa"/>
          </w:tcPr>
          <w:p w14:paraId="0334C83A"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1AF208CD" w14:textId="77777777" w:rsidR="009D7ADA" w:rsidRPr="0065576D" w:rsidRDefault="009D7ADA" w:rsidP="00DC4D20">
            <w:pPr>
              <w:rPr>
                <w:sz w:val="20"/>
                <w:szCs w:val="20"/>
              </w:rPr>
            </w:pPr>
            <w:r w:rsidRPr="0065576D">
              <w:rPr>
                <w:sz w:val="20"/>
                <w:szCs w:val="20"/>
              </w:rPr>
              <w:t>Set to 0 to not use the MODIS clear sky albedo composite.  Set to 1 to use the MODIS clear sky albedo composite.  This flag should be set to 1.</w:t>
            </w:r>
          </w:p>
        </w:tc>
      </w:tr>
      <w:tr w:rsidR="0065576D" w:rsidRPr="0065576D" w14:paraId="7538C08C" w14:textId="77777777" w:rsidTr="009D7ADA">
        <w:tc>
          <w:tcPr>
            <w:tcW w:w="908" w:type="dxa"/>
          </w:tcPr>
          <w:p w14:paraId="3FD72B44" w14:textId="77777777" w:rsidR="009D7ADA" w:rsidRPr="0065576D" w:rsidRDefault="009D7ADA" w:rsidP="00DC4D20">
            <w:pPr>
              <w:rPr>
                <w:sz w:val="20"/>
                <w:szCs w:val="20"/>
              </w:rPr>
            </w:pPr>
            <w:r w:rsidRPr="0065576D">
              <w:rPr>
                <w:sz w:val="20"/>
                <w:szCs w:val="20"/>
              </w:rPr>
              <w:t>31</w:t>
            </w:r>
          </w:p>
        </w:tc>
        <w:tc>
          <w:tcPr>
            <w:tcW w:w="2537" w:type="dxa"/>
          </w:tcPr>
          <w:p w14:paraId="3CA3A87E" w14:textId="77777777" w:rsidR="009D7ADA" w:rsidRPr="0065576D" w:rsidRDefault="009D7ADA" w:rsidP="00DC4D20">
            <w:pPr>
              <w:rPr>
                <w:sz w:val="20"/>
                <w:szCs w:val="20"/>
              </w:rPr>
            </w:pPr>
            <w:proofErr w:type="spellStart"/>
            <w:proofErr w:type="gramStart"/>
            <w:r w:rsidRPr="0065576D">
              <w:rPr>
                <w:sz w:val="20"/>
                <w:szCs w:val="20"/>
              </w:rPr>
              <w:t>prob</w:t>
            </w:r>
            <w:proofErr w:type="gramEnd"/>
            <w:r w:rsidRPr="0065576D">
              <w:rPr>
                <w:sz w:val="20"/>
                <w:szCs w:val="20"/>
              </w:rPr>
              <w:t>_clear_res_flag</w:t>
            </w:r>
            <w:proofErr w:type="spellEnd"/>
          </w:p>
        </w:tc>
        <w:tc>
          <w:tcPr>
            <w:tcW w:w="1099" w:type="dxa"/>
          </w:tcPr>
          <w:p w14:paraId="6D83CCFA"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745B7F8A" w14:textId="77777777" w:rsidR="009D7ADA" w:rsidRPr="0065576D" w:rsidRDefault="009D7ADA" w:rsidP="00DC4D20">
            <w:pPr>
              <w:rPr>
                <w:sz w:val="20"/>
                <w:szCs w:val="20"/>
              </w:rPr>
            </w:pPr>
            <w:r w:rsidRPr="0065576D">
              <w:rPr>
                <w:sz w:val="20"/>
                <w:szCs w:val="20"/>
              </w:rPr>
              <w:t>Set to 0 to not restore the probably clear pixels.  Set to 1 to restore probably clear pixels.  This flag should be set to 1.  Not sure this is a valid option anymore in the current version of CLAVR-x.</w:t>
            </w:r>
          </w:p>
        </w:tc>
      </w:tr>
      <w:tr w:rsidR="0065576D" w:rsidRPr="0065576D" w14:paraId="6B978626" w14:textId="77777777" w:rsidTr="009D7ADA">
        <w:tc>
          <w:tcPr>
            <w:tcW w:w="908" w:type="dxa"/>
          </w:tcPr>
          <w:p w14:paraId="1D3FBEF6" w14:textId="77777777" w:rsidR="009D7ADA" w:rsidRPr="0065576D" w:rsidRDefault="009D7ADA" w:rsidP="00DC4D20">
            <w:pPr>
              <w:rPr>
                <w:sz w:val="20"/>
                <w:szCs w:val="20"/>
              </w:rPr>
            </w:pPr>
            <w:r w:rsidRPr="0065576D">
              <w:rPr>
                <w:sz w:val="20"/>
                <w:szCs w:val="20"/>
              </w:rPr>
              <w:t>32</w:t>
            </w:r>
          </w:p>
        </w:tc>
        <w:tc>
          <w:tcPr>
            <w:tcW w:w="2537" w:type="dxa"/>
          </w:tcPr>
          <w:p w14:paraId="318D9FD6" w14:textId="77777777" w:rsidR="009D7ADA" w:rsidRPr="0065576D" w:rsidRDefault="009D7ADA" w:rsidP="00DC4D20">
            <w:pPr>
              <w:rPr>
                <w:sz w:val="20"/>
                <w:szCs w:val="20"/>
              </w:rPr>
            </w:pPr>
            <w:proofErr w:type="spellStart"/>
            <w:proofErr w:type="gramStart"/>
            <w:r w:rsidRPr="0065576D">
              <w:rPr>
                <w:sz w:val="20"/>
                <w:szCs w:val="20"/>
              </w:rPr>
              <w:t>lrc</w:t>
            </w:r>
            <w:proofErr w:type="gramEnd"/>
            <w:r w:rsidRPr="0065576D">
              <w:rPr>
                <w:sz w:val="20"/>
                <w:szCs w:val="20"/>
              </w:rPr>
              <w:t>_flag</w:t>
            </w:r>
            <w:proofErr w:type="spellEnd"/>
          </w:p>
        </w:tc>
        <w:tc>
          <w:tcPr>
            <w:tcW w:w="1099" w:type="dxa"/>
          </w:tcPr>
          <w:p w14:paraId="21399EA0"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3A871759" w14:textId="77777777" w:rsidR="009D7ADA" w:rsidRPr="0065576D" w:rsidRDefault="009D7ADA" w:rsidP="00DC4D20">
            <w:pPr>
              <w:rPr>
                <w:sz w:val="20"/>
                <w:szCs w:val="20"/>
              </w:rPr>
            </w:pPr>
            <w:r w:rsidRPr="0065576D">
              <w:rPr>
                <w:sz w:val="20"/>
                <w:szCs w:val="20"/>
              </w:rPr>
              <w:t xml:space="preserve">Set to 0 to not perform local </w:t>
            </w:r>
            <w:proofErr w:type="spellStart"/>
            <w:r w:rsidRPr="0065576D">
              <w:rPr>
                <w:sz w:val="20"/>
                <w:szCs w:val="20"/>
              </w:rPr>
              <w:t>radiative</w:t>
            </w:r>
            <w:proofErr w:type="spellEnd"/>
            <w:r w:rsidRPr="0065576D">
              <w:rPr>
                <w:sz w:val="20"/>
                <w:szCs w:val="20"/>
              </w:rPr>
              <w:t xml:space="preserve"> center computation (LRC).  Set to 1 to perform LRC computation.  This flag should be set to 1.</w:t>
            </w:r>
          </w:p>
        </w:tc>
      </w:tr>
      <w:tr w:rsidR="0065576D" w:rsidRPr="0065576D" w14:paraId="174CEA37" w14:textId="77777777" w:rsidTr="009D7ADA">
        <w:tc>
          <w:tcPr>
            <w:tcW w:w="908" w:type="dxa"/>
          </w:tcPr>
          <w:p w14:paraId="2F025153" w14:textId="77777777" w:rsidR="009D7ADA" w:rsidRPr="0065576D" w:rsidRDefault="009D7ADA" w:rsidP="00DC4D20">
            <w:pPr>
              <w:rPr>
                <w:sz w:val="20"/>
                <w:szCs w:val="20"/>
              </w:rPr>
            </w:pPr>
            <w:r w:rsidRPr="0065576D">
              <w:rPr>
                <w:sz w:val="20"/>
                <w:szCs w:val="20"/>
              </w:rPr>
              <w:t>33</w:t>
            </w:r>
          </w:p>
        </w:tc>
        <w:tc>
          <w:tcPr>
            <w:tcW w:w="2537" w:type="dxa"/>
          </w:tcPr>
          <w:p w14:paraId="06F697D3" w14:textId="77777777" w:rsidR="009D7ADA" w:rsidRPr="0065576D" w:rsidRDefault="009D7ADA" w:rsidP="00DC4D20">
            <w:pPr>
              <w:rPr>
                <w:sz w:val="20"/>
                <w:szCs w:val="20"/>
              </w:rPr>
            </w:pPr>
            <w:proofErr w:type="spellStart"/>
            <w:proofErr w:type="gramStart"/>
            <w:r w:rsidRPr="0065576D">
              <w:rPr>
                <w:sz w:val="20"/>
                <w:szCs w:val="20"/>
              </w:rPr>
              <w:t>proc</w:t>
            </w:r>
            <w:proofErr w:type="gramEnd"/>
            <w:r w:rsidRPr="0065576D">
              <w:rPr>
                <w:sz w:val="20"/>
                <w:szCs w:val="20"/>
              </w:rPr>
              <w:t>_undetected_cld_flag</w:t>
            </w:r>
            <w:proofErr w:type="spellEnd"/>
          </w:p>
        </w:tc>
        <w:tc>
          <w:tcPr>
            <w:tcW w:w="1099" w:type="dxa"/>
          </w:tcPr>
          <w:p w14:paraId="3D2B35BF"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3DB9ADCA" w14:textId="77777777" w:rsidR="009D7ADA" w:rsidRPr="0065576D" w:rsidRDefault="009D7ADA" w:rsidP="00DC4D20">
            <w:pPr>
              <w:rPr>
                <w:sz w:val="20"/>
                <w:szCs w:val="20"/>
              </w:rPr>
            </w:pPr>
            <w:r w:rsidRPr="0065576D">
              <w:rPr>
                <w:sz w:val="20"/>
                <w:szCs w:val="20"/>
              </w:rPr>
              <w:t>Set to 0 to not process cloud products on undetected cloud pixels or pixels that do not have a type set.  Set to 1 to process cloud products on undetected cloud pixels or pixels that do not have a type.  This flag should be set to 0.</w:t>
            </w:r>
          </w:p>
        </w:tc>
      </w:tr>
      <w:tr w:rsidR="0065576D" w:rsidRPr="0065576D" w14:paraId="1F7F920E" w14:textId="77777777" w:rsidTr="009D7ADA">
        <w:tc>
          <w:tcPr>
            <w:tcW w:w="908" w:type="dxa"/>
          </w:tcPr>
          <w:p w14:paraId="7CC1EC8F" w14:textId="77777777" w:rsidR="009D7ADA" w:rsidRPr="0065576D" w:rsidRDefault="009D7ADA" w:rsidP="00DC4D20">
            <w:pPr>
              <w:rPr>
                <w:sz w:val="20"/>
                <w:szCs w:val="20"/>
              </w:rPr>
            </w:pPr>
            <w:r w:rsidRPr="0065576D">
              <w:rPr>
                <w:sz w:val="20"/>
                <w:szCs w:val="20"/>
              </w:rPr>
              <w:t>34</w:t>
            </w:r>
          </w:p>
        </w:tc>
        <w:tc>
          <w:tcPr>
            <w:tcW w:w="2537" w:type="dxa"/>
          </w:tcPr>
          <w:p w14:paraId="369D2D13" w14:textId="77777777" w:rsidR="009D7ADA" w:rsidRPr="0065576D" w:rsidRDefault="009D7ADA" w:rsidP="00DC4D20">
            <w:pPr>
              <w:rPr>
                <w:sz w:val="20"/>
                <w:szCs w:val="20"/>
              </w:rPr>
            </w:pPr>
            <w:proofErr w:type="spellStart"/>
            <w:proofErr w:type="gramStart"/>
            <w:r w:rsidRPr="0065576D">
              <w:rPr>
                <w:sz w:val="20"/>
                <w:szCs w:val="20"/>
              </w:rPr>
              <w:t>diag</w:t>
            </w:r>
            <w:proofErr w:type="gramEnd"/>
            <w:r w:rsidRPr="0065576D">
              <w:rPr>
                <w:sz w:val="20"/>
                <w:szCs w:val="20"/>
              </w:rPr>
              <w:t>_flag</w:t>
            </w:r>
            <w:proofErr w:type="spellEnd"/>
          </w:p>
        </w:tc>
        <w:tc>
          <w:tcPr>
            <w:tcW w:w="1099" w:type="dxa"/>
          </w:tcPr>
          <w:p w14:paraId="46D706F2"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423251F9" w14:textId="77777777" w:rsidR="009D7ADA" w:rsidRPr="0065576D" w:rsidRDefault="009D7ADA" w:rsidP="00DC4D20">
            <w:pPr>
              <w:rPr>
                <w:sz w:val="20"/>
                <w:szCs w:val="20"/>
              </w:rPr>
            </w:pPr>
            <w:r w:rsidRPr="0065576D">
              <w:rPr>
                <w:sz w:val="20"/>
                <w:szCs w:val="20"/>
              </w:rPr>
              <w:t>Set to 0 to not write out diagnostic files.  Set to 1 to write out diagnostic files.  This flag should be set to 0.  I’m not sure this is supported in the current version of CLAVR-x.</w:t>
            </w:r>
          </w:p>
        </w:tc>
      </w:tr>
      <w:tr w:rsidR="0065576D" w:rsidRPr="0065576D" w14:paraId="7D91D4BF" w14:textId="77777777" w:rsidTr="009D7ADA">
        <w:tc>
          <w:tcPr>
            <w:tcW w:w="908" w:type="dxa"/>
          </w:tcPr>
          <w:p w14:paraId="7C12D955" w14:textId="77777777" w:rsidR="009D7ADA" w:rsidRPr="0065576D" w:rsidRDefault="009D7ADA" w:rsidP="00DC4D20">
            <w:pPr>
              <w:rPr>
                <w:sz w:val="20"/>
                <w:szCs w:val="20"/>
              </w:rPr>
            </w:pPr>
            <w:r w:rsidRPr="0065576D">
              <w:rPr>
                <w:sz w:val="20"/>
                <w:szCs w:val="20"/>
              </w:rPr>
              <w:t>35</w:t>
            </w:r>
          </w:p>
        </w:tc>
        <w:tc>
          <w:tcPr>
            <w:tcW w:w="2537" w:type="dxa"/>
          </w:tcPr>
          <w:p w14:paraId="7A287F32" w14:textId="77777777" w:rsidR="009D7ADA" w:rsidRPr="0065576D" w:rsidRDefault="009D7ADA" w:rsidP="00DC4D20">
            <w:pPr>
              <w:rPr>
                <w:sz w:val="20"/>
                <w:szCs w:val="20"/>
              </w:rPr>
            </w:pPr>
            <w:proofErr w:type="spellStart"/>
            <w:proofErr w:type="gramStart"/>
            <w:r w:rsidRPr="0065576D">
              <w:rPr>
                <w:sz w:val="20"/>
                <w:szCs w:val="20"/>
              </w:rPr>
              <w:t>asc</w:t>
            </w:r>
            <w:proofErr w:type="gramEnd"/>
            <w:r w:rsidRPr="0065576D">
              <w:rPr>
                <w:sz w:val="20"/>
                <w:szCs w:val="20"/>
              </w:rPr>
              <w:t>_flag_diag</w:t>
            </w:r>
            <w:proofErr w:type="spellEnd"/>
          </w:p>
        </w:tc>
        <w:tc>
          <w:tcPr>
            <w:tcW w:w="1099" w:type="dxa"/>
          </w:tcPr>
          <w:p w14:paraId="7EA4A1F6"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0CE663DD" w14:textId="77777777" w:rsidR="009D7ADA" w:rsidRPr="0065576D" w:rsidRDefault="009D7ADA" w:rsidP="00DC4D20">
            <w:pPr>
              <w:rPr>
                <w:sz w:val="20"/>
                <w:szCs w:val="20"/>
              </w:rPr>
            </w:pPr>
            <w:r w:rsidRPr="0065576D">
              <w:rPr>
                <w:sz w:val="20"/>
                <w:szCs w:val="20"/>
              </w:rPr>
              <w:t>Set to -1 to write out ascending and descending data to the diagnostic files.  Set to 0 to write out ascending data to the diagnostic files.  Set to 1 to write out descending data to the diagnostic files.  This is for developer use only.  This flag should be set to 0.</w:t>
            </w:r>
          </w:p>
        </w:tc>
      </w:tr>
      <w:tr w:rsidR="0065576D" w:rsidRPr="0065576D" w14:paraId="6ACE76F7" w14:textId="77777777" w:rsidTr="009D7ADA">
        <w:tc>
          <w:tcPr>
            <w:tcW w:w="908" w:type="dxa"/>
          </w:tcPr>
          <w:p w14:paraId="5E9B9DD1" w14:textId="77777777" w:rsidR="009D7ADA" w:rsidRPr="0065576D" w:rsidRDefault="009D7ADA" w:rsidP="00DC4D20">
            <w:pPr>
              <w:rPr>
                <w:sz w:val="20"/>
                <w:szCs w:val="20"/>
              </w:rPr>
            </w:pPr>
            <w:r w:rsidRPr="0065576D">
              <w:rPr>
                <w:sz w:val="20"/>
                <w:szCs w:val="20"/>
              </w:rPr>
              <w:t>36</w:t>
            </w:r>
          </w:p>
        </w:tc>
        <w:tc>
          <w:tcPr>
            <w:tcW w:w="2537" w:type="dxa"/>
          </w:tcPr>
          <w:p w14:paraId="130253A3" w14:textId="77777777" w:rsidR="009D7ADA" w:rsidRPr="0065576D" w:rsidRDefault="009D7ADA" w:rsidP="00DC4D20">
            <w:pPr>
              <w:rPr>
                <w:sz w:val="20"/>
                <w:szCs w:val="20"/>
              </w:rPr>
            </w:pPr>
            <w:proofErr w:type="spellStart"/>
            <w:proofErr w:type="gramStart"/>
            <w:r w:rsidRPr="0065576D">
              <w:rPr>
                <w:sz w:val="20"/>
                <w:szCs w:val="20"/>
              </w:rPr>
              <w:t>lat</w:t>
            </w:r>
            <w:proofErr w:type="gramEnd"/>
            <w:r w:rsidRPr="0065576D">
              <w:rPr>
                <w:sz w:val="20"/>
                <w:szCs w:val="20"/>
              </w:rPr>
              <w:t>_min_diag</w:t>
            </w:r>
            <w:proofErr w:type="spellEnd"/>
          </w:p>
        </w:tc>
        <w:tc>
          <w:tcPr>
            <w:tcW w:w="1099" w:type="dxa"/>
          </w:tcPr>
          <w:p w14:paraId="5B4F5F97" w14:textId="77777777" w:rsidR="009D7ADA" w:rsidRPr="0065576D" w:rsidRDefault="009D7ADA" w:rsidP="00DC4D20">
            <w:pPr>
              <w:rPr>
                <w:sz w:val="20"/>
                <w:szCs w:val="20"/>
              </w:rPr>
            </w:pPr>
            <w:proofErr w:type="gramStart"/>
            <w:r w:rsidRPr="0065576D">
              <w:rPr>
                <w:sz w:val="20"/>
                <w:szCs w:val="20"/>
              </w:rPr>
              <w:t>real</w:t>
            </w:r>
            <w:proofErr w:type="gramEnd"/>
          </w:p>
        </w:tc>
        <w:tc>
          <w:tcPr>
            <w:tcW w:w="4312" w:type="dxa"/>
          </w:tcPr>
          <w:p w14:paraId="0F1319B9" w14:textId="77777777" w:rsidR="009D7ADA" w:rsidRPr="0065576D" w:rsidRDefault="009D7ADA" w:rsidP="00DC4D20">
            <w:pPr>
              <w:rPr>
                <w:sz w:val="20"/>
                <w:szCs w:val="20"/>
              </w:rPr>
            </w:pPr>
            <w:r w:rsidRPr="0065576D">
              <w:rPr>
                <w:sz w:val="20"/>
                <w:szCs w:val="20"/>
              </w:rPr>
              <w:t xml:space="preserve">Value of minimum nadir latitude for diagnostic files.  It is also used in conjunction with the </w:t>
            </w:r>
            <w:proofErr w:type="spellStart"/>
            <w:r w:rsidRPr="0065576D">
              <w:rPr>
                <w:sz w:val="20"/>
                <w:szCs w:val="20"/>
              </w:rPr>
              <w:t>subset_pixel_hdf_flag</w:t>
            </w:r>
            <w:proofErr w:type="spellEnd"/>
            <w:r w:rsidRPr="0065576D">
              <w:rPr>
                <w:sz w:val="20"/>
                <w:szCs w:val="20"/>
              </w:rPr>
              <w:t xml:space="preserve"> to trim the Level-2 HDF4 file.  This flag should be set to -90.0.</w:t>
            </w:r>
          </w:p>
        </w:tc>
      </w:tr>
      <w:tr w:rsidR="0065576D" w:rsidRPr="0065576D" w14:paraId="0BE5789A" w14:textId="77777777" w:rsidTr="009D7ADA">
        <w:tc>
          <w:tcPr>
            <w:tcW w:w="908" w:type="dxa"/>
          </w:tcPr>
          <w:p w14:paraId="0DB6DABE" w14:textId="77777777" w:rsidR="009D7ADA" w:rsidRPr="0065576D" w:rsidRDefault="009D7ADA" w:rsidP="00DC4D20">
            <w:pPr>
              <w:rPr>
                <w:sz w:val="20"/>
                <w:szCs w:val="20"/>
              </w:rPr>
            </w:pPr>
            <w:r w:rsidRPr="0065576D">
              <w:rPr>
                <w:sz w:val="20"/>
                <w:szCs w:val="20"/>
              </w:rPr>
              <w:t>37</w:t>
            </w:r>
          </w:p>
        </w:tc>
        <w:tc>
          <w:tcPr>
            <w:tcW w:w="2537" w:type="dxa"/>
          </w:tcPr>
          <w:p w14:paraId="3AF26BFD" w14:textId="77777777" w:rsidR="009D7ADA" w:rsidRPr="0065576D" w:rsidRDefault="009D7ADA" w:rsidP="00DC4D20">
            <w:pPr>
              <w:rPr>
                <w:sz w:val="20"/>
                <w:szCs w:val="20"/>
              </w:rPr>
            </w:pPr>
            <w:proofErr w:type="spellStart"/>
            <w:proofErr w:type="gramStart"/>
            <w:r w:rsidRPr="0065576D">
              <w:rPr>
                <w:sz w:val="20"/>
                <w:szCs w:val="20"/>
              </w:rPr>
              <w:t>lat</w:t>
            </w:r>
            <w:proofErr w:type="gramEnd"/>
            <w:r w:rsidRPr="0065576D">
              <w:rPr>
                <w:sz w:val="20"/>
                <w:szCs w:val="20"/>
              </w:rPr>
              <w:t>_max_diag</w:t>
            </w:r>
            <w:proofErr w:type="spellEnd"/>
          </w:p>
        </w:tc>
        <w:tc>
          <w:tcPr>
            <w:tcW w:w="1099" w:type="dxa"/>
          </w:tcPr>
          <w:p w14:paraId="01258EE6" w14:textId="77777777" w:rsidR="009D7ADA" w:rsidRPr="0065576D" w:rsidRDefault="009D7ADA" w:rsidP="00DC4D20">
            <w:pPr>
              <w:rPr>
                <w:sz w:val="20"/>
                <w:szCs w:val="20"/>
              </w:rPr>
            </w:pPr>
            <w:proofErr w:type="gramStart"/>
            <w:r w:rsidRPr="0065576D">
              <w:rPr>
                <w:sz w:val="20"/>
                <w:szCs w:val="20"/>
              </w:rPr>
              <w:t>real</w:t>
            </w:r>
            <w:proofErr w:type="gramEnd"/>
          </w:p>
        </w:tc>
        <w:tc>
          <w:tcPr>
            <w:tcW w:w="4312" w:type="dxa"/>
          </w:tcPr>
          <w:p w14:paraId="18E7B3B2" w14:textId="77777777" w:rsidR="009D7ADA" w:rsidRPr="0065576D" w:rsidRDefault="009D7ADA" w:rsidP="00DC4D20">
            <w:pPr>
              <w:rPr>
                <w:sz w:val="20"/>
                <w:szCs w:val="20"/>
              </w:rPr>
            </w:pPr>
            <w:r w:rsidRPr="0065576D">
              <w:rPr>
                <w:sz w:val="20"/>
                <w:szCs w:val="20"/>
              </w:rPr>
              <w:t xml:space="preserve">Value of maximum nadir latitude for diagnostic files. It is also used in conjunction with the </w:t>
            </w:r>
            <w:proofErr w:type="spellStart"/>
            <w:r w:rsidRPr="0065576D">
              <w:rPr>
                <w:sz w:val="20"/>
                <w:szCs w:val="20"/>
              </w:rPr>
              <w:t>subset_pixel_hdf_flag</w:t>
            </w:r>
            <w:proofErr w:type="spellEnd"/>
            <w:r w:rsidRPr="0065576D">
              <w:rPr>
                <w:sz w:val="20"/>
                <w:szCs w:val="20"/>
              </w:rPr>
              <w:t xml:space="preserve"> to trim the Level-2 HDF4 file.  This flag should be set to 90.0.</w:t>
            </w:r>
          </w:p>
        </w:tc>
      </w:tr>
      <w:tr w:rsidR="0065576D" w:rsidRPr="0065576D" w14:paraId="2C9A1E9F" w14:textId="77777777" w:rsidTr="009D7ADA">
        <w:tc>
          <w:tcPr>
            <w:tcW w:w="908" w:type="dxa"/>
          </w:tcPr>
          <w:p w14:paraId="7D506F1D" w14:textId="77777777" w:rsidR="009D7ADA" w:rsidRPr="0065576D" w:rsidRDefault="009D7ADA" w:rsidP="00DC4D20">
            <w:pPr>
              <w:rPr>
                <w:sz w:val="20"/>
                <w:szCs w:val="20"/>
              </w:rPr>
            </w:pPr>
            <w:r w:rsidRPr="0065576D">
              <w:rPr>
                <w:sz w:val="20"/>
                <w:szCs w:val="20"/>
              </w:rPr>
              <w:t>38</w:t>
            </w:r>
          </w:p>
        </w:tc>
        <w:tc>
          <w:tcPr>
            <w:tcW w:w="2537" w:type="dxa"/>
          </w:tcPr>
          <w:p w14:paraId="11C3B8D1" w14:textId="77777777" w:rsidR="009D7ADA" w:rsidRPr="0065576D" w:rsidRDefault="009D7ADA" w:rsidP="00DC4D20">
            <w:pPr>
              <w:rPr>
                <w:sz w:val="20"/>
                <w:szCs w:val="20"/>
              </w:rPr>
            </w:pPr>
            <w:proofErr w:type="spellStart"/>
            <w:proofErr w:type="gramStart"/>
            <w:r w:rsidRPr="0065576D">
              <w:rPr>
                <w:sz w:val="20"/>
                <w:szCs w:val="20"/>
              </w:rPr>
              <w:t>ancil</w:t>
            </w:r>
            <w:proofErr w:type="gramEnd"/>
            <w:r w:rsidRPr="0065576D">
              <w:rPr>
                <w:sz w:val="20"/>
                <w:szCs w:val="20"/>
              </w:rPr>
              <w:t>_data_dir</w:t>
            </w:r>
            <w:proofErr w:type="spellEnd"/>
          </w:p>
        </w:tc>
        <w:tc>
          <w:tcPr>
            <w:tcW w:w="1099" w:type="dxa"/>
          </w:tcPr>
          <w:p w14:paraId="1C95DCCE"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3C448B20" w14:textId="77777777" w:rsidR="009D7ADA" w:rsidRPr="0065576D" w:rsidRDefault="009D7ADA" w:rsidP="00DC4D20">
            <w:pPr>
              <w:rPr>
                <w:sz w:val="20"/>
                <w:szCs w:val="20"/>
              </w:rPr>
            </w:pPr>
            <w:r w:rsidRPr="0065576D">
              <w:rPr>
                <w:sz w:val="20"/>
                <w:szCs w:val="20"/>
              </w:rPr>
              <w:t>Directory where the CLAVR-X ancillary data files are to be read.  An example directory listing is as follows:  /data/</w:t>
            </w:r>
            <w:proofErr w:type="spellStart"/>
            <w:r w:rsidRPr="0065576D">
              <w:rPr>
                <w:sz w:val="20"/>
                <w:szCs w:val="20"/>
              </w:rPr>
              <w:t>Ancil_Data</w:t>
            </w:r>
            <w:proofErr w:type="spellEnd"/>
            <w:r w:rsidRPr="0065576D">
              <w:rPr>
                <w:sz w:val="20"/>
                <w:szCs w:val="20"/>
              </w:rPr>
              <w:t>/</w:t>
            </w:r>
            <w:proofErr w:type="spellStart"/>
            <w:r w:rsidRPr="0065576D">
              <w:rPr>
                <w:sz w:val="20"/>
                <w:szCs w:val="20"/>
              </w:rPr>
              <w:t>clavrx_ancil_data</w:t>
            </w:r>
            <w:proofErr w:type="spellEnd"/>
            <w:r w:rsidRPr="0065576D">
              <w:rPr>
                <w:sz w:val="20"/>
                <w:szCs w:val="20"/>
              </w:rPr>
              <w:t>/</w:t>
            </w:r>
          </w:p>
        </w:tc>
      </w:tr>
      <w:tr w:rsidR="0065576D" w:rsidRPr="0065576D" w14:paraId="4B90B878" w14:textId="77777777" w:rsidTr="009D7ADA">
        <w:tc>
          <w:tcPr>
            <w:tcW w:w="908" w:type="dxa"/>
          </w:tcPr>
          <w:p w14:paraId="2F9584FE" w14:textId="77777777" w:rsidR="009D7ADA" w:rsidRPr="0065576D" w:rsidRDefault="009D7ADA" w:rsidP="00DC4D20">
            <w:pPr>
              <w:rPr>
                <w:sz w:val="20"/>
                <w:szCs w:val="20"/>
              </w:rPr>
            </w:pPr>
            <w:r w:rsidRPr="0065576D">
              <w:rPr>
                <w:sz w:val="20"/>
                <w:szCs w:val="20"/>
              </w:rPr>
              <w:t>39</w:t>
            </w:r>
          </w:p>
        </w:tc>
        <w:tc>
          <w:tcPr>
            <w:tcW w:w="2537" w:type="dxa"/>
          </w:tcPr>
          <w:p w14:paraId="161BC5D7" w14:textId="77777777" w:rsidR="009D7ADA" w:rsidRPr="0065576D" w:rsidRDefault="009D7ADA" w:rsidP="00DC4D20">
            <w:pPr>
              <w:rPr>
                <w:sz w:val="20"/>
                <w:szCs w:val="20"/>
              </w:rPr>
            </w:pPr>
            <w:proofErr w:type="spellStart"/>
            <w:proofErr w:type="gramStart"/>
            <w:r w:rsidRPr="0065576D">
              <w:rPr>
                <w:sz w:val="20"/>
                <w:szCs w:val="20"/>
              </w:rPr>
              <w:t>gfs</w:t>
            </w:r>
            <w:proofErr w:type="gramEnd"/>
            <w:r w:rsidRPr="0065576D">
              <w:rPr>
                <w:sz w:val="20"/>
                <w:szCs w:val="20"/>
              </w:rPr>
              <w:t>_data_dir</w:t>
            </w:r>
            <w:proofErr w:type="spellEnd"/>
          </w:p>
        </w:tc>
        <w:tc>
          <w:tcPr>
            <w:tcW w:w="1099" w:type="dxa"/>
          </w:tcPr>
          <w:p w14:paraId="42817A1C"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7C365611" w14:textId="77777777" w:rsidR="009D7ADA" w:rsidRPr="0065576D" w:rsidRDefault="009D7ADA" w:rsidP="00DC4D20">
            <w:pPr>
              <w:rPr>
                <w:sz w:val="20"/>
                <w:szCs w:val="20"/>
              </w:rPr>
            </w:pPr>
            <w:r w:rsidRPr="0065576D">
              <w:rPr>
                <w:sz w:val="20"/>
                <w:szCs w:val="20"/>
              </w:rPr>
              <w:t>Directory where the GFS data files are to be read.  An example listing is as follows:  /data/</w:t>
            </w:r>
            <w:proofErr w:type="spellStart"/>
            <w:r w:rsidRPr="0065576D">
              <w:rPr>
                <w:sz w:val="20"/>
                <w:szCs w:val="20"/>
              </w:rPr>
              <w:t>Ancil_Data</w:t>
            </w:r>
            <w:proofErr w:type="spellEnd"/>
            <w:r w:rsidRPr="0065576D">
              <w:rPr>
                <w:sz w:val="20"/>
                <w:szCs w:val="20"/>
              </w:rPr>
              <w:t>/</w:t>
            </w:r>
            <w:proofErr w:type="spellStart"/>
            <w:r w:rsidRPr="0065576D">
              <w:rPr>
                <w:sz w:val="20"/>
                <w:szCs w:val="20"/>
              </w:rPr>
              <w:t>gfs</w:t>
            </w:r>
            <w:proofErr w:type="spellEnd"/>
            <w:r w:rsidRPr="0065576D">
              <w:rPr>
                <w:sz w:val="20"/>
                <w:szCs w:val="20"/>
              </w:rPr>
              <w:t>/</w:t>
            </w:r>
            <w:proofErr w:type="spellStart"/>
            <w:r w:rsidRPr="0065576D">
              <w:rPr>
                <w:sz w:val="20"/>
                <w:szCs w:val="20"/>
              </w:rPr>
              <w:t>hdf</w:t>
            </w:r>
            <w:proofErr w:type="spellEnd"/>
            <w:r w:rsidRPr="0065576D">
              <w:rPr>
                <w:sz w:val="20"/>
                <w:szCs w:val="20"/>
              </w:rPr>
              <w:t>/.  The GFS data is converted from either GRIB1 or GRIB2 to a localized HDF4 file.  This conversion takes place outside of CLAVR-x.</w:t>
            </w:r>
          </w:p>
        </w:tc>
      </w:tr>
      <w:tr w:rsidR="0065576D" w:rsidRPr="0065576D" w14:paraId="3E7EF60A" w14:textId="77777777" w:rsidTr="009D7ADA">
        <w:tc>
          <w:tcPr>
            <w:tcW w:w="908" w:type="dxa"/>
          </w:tcPr>
          <w:p w14:paraId="0A01BBD3" w14:textId="77777777" w:rsidR="009D7ADA" w:rsidRPr="0065576D" w:rsidRDefault="009D7ADA" w:rsidP="00DC4D20">
            <w:pPr>
              <w:rPr>
                <w:sz w:val="20"/>
                <w:szCs w:val="20"/>
              </w:rPr>
            </w:pPr>
            <w:r w:rsidRPr="0065576D">
              <w:rPr>
                <w:sz w:val="20"/>
                <w:szCs w:val="20"/>
              </w:rPr>
              <w:lastRenderedPageBreak/>
              <w:t>40</w:t>
            </w:r>
          </w:p>
        </w:tc>
        <w:tc>
          <w:tcPr>
            <w:tcW w:w="2537" w:type="dxa"/>
          </w:tcPr>
          <w:p w14:paraId="7F8F3429" w14:textId="77777777" w:rsidR="009D7ADA" w:rsidRPr="0065576D" w:rsidRDefault="009D7ADA" w:rsidP="00DC4D20">
            <w:pPr>
              <w:rPr>
                <w:sz w:val="20"/>
                <w:szCs w:val="20"/>
              </w:rPr>
            </w:pPr>
            <w:proofErr w:type="spellStart"/>
            <w:proofErr w:type="gramStart"/>
            <w:r w:rsidRPr="0065576D">
              <w:rPr>
                <w:sz w:val="20"/>
                <w:szCs w:val="20"/>
              </w:rPr>
              <w:t>ncep</w:t>
            </w:r>
            <w:proofErr w:type="gramEnd"/>
            <w:r w:rsidRPr="0065576D">
              <w:rPr>
                <w:sz w:val="20"/>
                <w:szCs w:val="20"/>
              </w:rPr>
              <w:t>_data_dir</w:t>
            </w:r>
            <w:proofErr w:type="spellEnd"/>
          </w:p>
        </w:tc>
        <w:tc>
          <w:tcPr>
            <w:tcW w:w="1099" w:type="dxa"/>
          </w:tcPr>
          <w:p w14:paraId="33D11709"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776D7DC5" w14:textId="77777777" w:rsidR="009D7ADA" w:rsidRPr="0065576D" w:rsidRDefault="009D7ADA" w:rsidP="00DC4D20">
            <w:pPr>
              <w:rPr>
                <w:sz w:val="20"/>
                <w:szCs w:val="20"/>
              </w:rPr>
            </w:pPr>
            <w:r w:rsidRPr="0065576D">
              <w:rPr>
                <w:sz w:val="20"/>
                <w:szCs w:val="20"/>
              </w:rPr>
              <w:t>Directory where the NCEP Reanalysis data files are to be read.  An example listing is as follows:  /data/</w:t>
            </w:r>
            <w:proofErr w:type="spellStart"/>
            <w:r w:rsidRPr="0065576D">
              <w:rPr>
                <w:sz w:val="20"/>
                <w:szCs w:val="20"/>
              </w:rPr>
              <w:t>Ancil_Data</w:t>
            </w:r>
            <w:proofErr w:type="spellEnd"/>
            <w:r w:rsidRPr="0065576D">
              <w:rPr>
                <w:sz w:val="20"/>
                <w:szCs w:val="20"/>
              </w:rPr>
              <w:t>/</w:t>
            </w:r>
            <w:proofErr w:type="spellStart"/>
            <w:r w:rsidRPr="0065576D">
              <w:rPr>
                <w:sz w:val="20"/>
                <w:szCs w:val="20"/>
              </w:rPr>
              <w:t>ncep</w:t>
            </w:r>
            <w:proofErr w:type="spellEnd"/>
            <w:r w:rsidRPr="0065576D">
              <w:rPr>
                <w:sz w:val="20"/>
                <w:szCs w:val="20"/>
              </w:rPr>
              <w:t>-reanalysis/</w:t>
            </w:r>
          </w:p>
        </w:tc>
      </w:tr>
      <w:tr w:rsidR="0065576D" w:rsidRPr="0065576D" w14:paraId="2DDD0750" w14:textId="77777777" w:rsidTr="009D7ADA">
        <w:tc>
          <w:tcPr>
            <w:tcW w:w="908" w:type="dxa"/>
          </w:tcPr>
          <w:p w14:paraId="27B1A0B2" w14:textId="77777777" w:rsidR="009D7ADA" w:rsidRPr="0065576D" w:rsidRDefault="009D7ADA" w:rsidP="00DC4D20">
            <w:pPr>
              <w:rPr>
                <w:sz w:val="20"/>
                <w:szCs w:val="20"/>
              </w:rPr>
            </w:pPr>
            <w:r w:rsidRPr="0065576D">
              <w:rPr>
                <w:sz w:val="20"/>
                <w:szCs w:val="20"/>
              </w:rPr>
              <w:t>41</w:t>
            </w:r>
          </w:p>
        </w:tc>
        <w:tc>
          <w:tcPr>
            <w:tcW w:w="2537" w:type="dxa"/>
          </w:tcPr>
          <w:p w14:paraId="646E95F1" w14:textId="77777777" w:rsidR="009D7ADA" w:rsidRPr="0065576D" w:rsidRDefault="009D7ADA" w:rsidP="00DC4D20">
            <w:pPr>
              <w:rPr>
                <w:sz w:val="20"/>
                <w:szCs w:val="20"/>
              </w:rPr>
            </w:pPr>
            <w:proofErr w:type="spellStart"/>
            <w:proofErr w:type="gramStart"/>
            <w:r w:rsidRPr="0065576D">
              <w:rPr>
                <w:sz w:val="20"/>
                <w:szCs w:val="20"/>
              </w:rPr>
              <w:t>cfsr</w:t>
            </w:r>
            <w:proofErr w:type="gramEnd"/>
            <w:r w:rsidRPr="0065576D">
              <w:rPr>
                <w:sz w:val="20"/>
                <w:szCs w:val="20"/>
              </w:rPr>
              <w:t>_data_dir</w:t>
            </w:r>
            <w:proofErr w:type="spellEnd"/>
          </w:p>
        </w:tc>
        <w:tc>
          <w:tcPr>
            <w:tcW w:w="1099" w:type="dxa"/>
          </w:tcPr>
          <w:p w14:paraId="017B311F"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6E181B52" w14:textId="77777777" w:rsidR="009D7ADA" w:rsidRPr="0065576D" w:rsidRDefault="009D7ADA" w:rsidP="00DC4D20">
            <w:pPr>
              <w:rPr>
                <w:sz w:val="20"/>
                <w:szCs w:val="20"/>
              </w:rPr>
            </w:pPr>
            <w:r w:rsidRPr="0065576D">
              <w:rPr>
                <w:sz w:val="20"/>
                <w:szCs w:val="20"/>
              </w:rPr>
              <w:t>Directory where NCEP CFSR data files are to be read.  An example listing is as follows:  /data/</w:t>
            </w:r>
            <w:proofErr w:type="spellStart"/>
            <w:r w:rsidRPr="0065576D">
              <w:rPr>
                <w:sz w:val="20"/>
                <w:szCs w:val="20"/>
              </w:rPr>
              <w:t>Ancil_Data</w:t>
            </w:r>
            <w:proofErr w:type="spellEnd"/>
            <w:r w:rsidRPr="0065576D">
              <w:rPr>
                <w:sz w:val="20"/>
                <w:szCs w:val="20"/>
              </w:rPr>
              <w:t>/</w:t>
            </w:r>
            <w:proofErr w:type="spellStart"/>
            <w:r w:rsidRPr="0065576D">
              <w:rPr>
                <w:sz w:val="20"/>
                <w:szCs w:val="20"/>
              </w:rPr>
              <w:t>cfsr</w:t>
            </w:r>
            <w:proofErr w:type="spellEnd"/>
            <w:r w:rsidRPr="0065576D">
              <w:rPr>
                <w:sz w:val="20"/>
                <w:szCs w:val="20"/>
              </w:rPr>
              <w:t>/hdf_05/</w:t>
            </w:r>
          </w:p>
        </w:tc>
      </w:tr>
      <w:tr w:rsidR="0065576D" w:rsidRPr="0065576D" w14:paraId="7127586D" w14:textId="77777777" w:rsidTr="009D7ADA">
        <w:tc>
          <w:tcPr>
            <w:tcW w:w="908" w:type="dxa"/>
          </w:tcPr>
          <w:p w14:paraId="136E4415" w14:textId="77777777" w:rsidR="009D7ADA" w:rsidRPr="0065576D" w:rsidRDefault="009D7ADA" w:rsidP="00DC4D20">
            <w:pPr>
              <w:rPr>
                <w:sz w:val="20"/>
                <w:szCs w:val="20"/>
              </w:rPr>
            </w:pPr>
            <w:r w:rsidRPr="0065576D">
              <w:rPr>
                <w:sz w:val="20"/>
                <w:szCs w:val="20"/>
              </w:rPr>
              <w:t>42</w:t>
            </w:r>
          </w:p>
        </w:tc>
        <w:tc>
          <w:tcPr>
            <w:tcW w:w="2537" w:type="dxa"/>
          </w:tcPr>
          <w:p w14:paraId="0836A011" w14:textId="77777777" w:rsidR="009D7ADA" w:rsidRPr="0065576D" w:rsidRDefault="009D7ADA" w:rsidP="00DC4D20">
            <w:pPr>
              <w:rPr>
                <w:sz w:val="20"/>
                <w:szCs w:val="20"/>
              </w:rPr>
            </w:pPr>
            <w:proofErr w:type="spellStart"/>
            <w:proofErr w:type="gramStart"/>
            <w:r w:rsidRPr="0065576D">
              <w:rPr>
                <w:sz w:val="20"/>
                <w:szCs w:val="20"/>
              </w:rPr>
              <w:t>oisst</w:t>
            </w:r>
            <w:proofErr w:type="gramEnd"/>
            <w:r w:rsidRPr="0065576D">
              <w:rPr>
                <w:sz w:val="20"/>
                <w:szCs w:val="20"/>
              </w:rPr>
              <w:t>_data_dir</w:t>
            </w:r>
            <w:proofErr w:type="spellEnd"/>
          </w:p>
        </w:tc>
        <w:tc>
          <w:tcPr>
            <w:tcW w:w="1099" w:type="dxa"/>
          </w:tcPr>
          <w:p w14:paraId="32A755C3"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5891EC69" w14:textId="77777777" w:rsidR="009D7ADA" w:rsidRPr="0065576D" w:rsidRDefault="009D7ADA" w:rsidP="00DC4D20">
            <w:pPr>
              <w:rPr>
                <w:sz w:val="20"/>
                <w:szCs w:val="20"/>
              </w:rPr>
            </w:pPr>
            <w:r w:rsidRPr="0065576D">
              <w:rPr>
                <w:sz w:val="20"/>
                <w:szCs w:val="20"/>
              </w:rPr>
              <w:t>Directory where the daily OISST data files are to be read.  An example listing is as follows:  /data/</w:t>
            </w:r>
            <w:proofErr w:type="spellStart"/>
            <w:r w:rsidRPr="0065576D">
              <w:rPr>
                <w:sz w:val="20"/>
                <w:szCs w:val="20"/>
              </w:rPr>
              <w:t>Ancil_Data</w:t>
            </w:r>
            <w:proofErr w:type="spellEnd"/>
            <w:r w:rsidRPr="0065576D">
              <w:rPr>
                <w:sz w:val="20"/>
                <w:szCs w:val="20"/>
              </w:rPr>
              <w:t>/</w:t>
            </w:r>
            <w:proofErr w:type="spellStart"/>
            <w:r w:rsidRPr="0065576D">
              <w:rPr>
                <w:sz w:val="20"/>
                <w:szCs w:val="20"/>
              </w:rPr>
              <w:t>oisst_daily</w:t>
            </w:r>
            <w:proofErr w:type="spellEnd"/>
            <w:r w:rsidRPr="0065576D">
              <w:rPr>
                <w:sz w:val="20"/>
                <w:szCs w:val="20"/>
              </w:rPr>
              <w:t>/</w:t>
            </w:r>
          </w:p>
        </w:tc>
      </w:tr>
      <w:tr w:rsidR="0065576D" w:rsidRPr="0065576D" w14:paraId="069A6542" w14:textId="77777777" w:rsidTr="009D7ADA">
        <w:tc>
          <w:tcPr>
            <w:tcW w:w="908" w:type="dxa"/>
          </w:tcPr>
          <w:p w14:paraId="0D78371A" w14:textId="77777777" w:rsidR="009D7ADA" w:rsidRPr="0065576D" w:rsidRDefault="009D7ADA" w:rsidP="00DC4D20">
            <w:pPr>
              <w:rPr>
                <w:sz w:val="20"/>
                <w:szCs w:val="20"/>
              </w:rPr>
            </w:pPr>
            <w:r w:rsidRPr="0065576D">
              <w:rPr>
                <w:sz w:val="20"/>
                <w:szCs w:val="20"/>
              </w:rPr>
              <w:t>43</w:t>
            </w:r>
          </w:p>
        </w:tc>
        <w:tc>
          <w:tcPr>
            <w:tcW w:w="2537" w:type="dxa"/>
          </w:tcPr>
          <w:p w14:paraId="57E68A54" w14:textId="77777777" w:rsidR="009D7ADA" w:rsidRPr="0065576D" w:rsidRDefault="009D7ADA" w:rsidP="00DC4D20">
            <w:pPr>
              <w:rPr>
                <w:sz w:val="20"/>
                <w:szCs w:val="20"/>
              </w:rPr>
            </w:pPr>
            <w:proofErr w:type="spellStart"/>
            <w:proofErr w:type="gramStart"/>
            <w:r w:rsidRPr="0065576D">
              <w:rPr>
                <w:sz w:val="20"/>
                <w:szCs w:val="20"/>
              </w:rPr>
              <w:t>snow</w:t>
            </w:r>
            <w:proofErr w:type="gramEnd"/>
            <w:r w:rsidRPr="0065576D">
              <w:rPr>
                <w:sz w:val="20"/>
                <w:szCs w:val="20"/>
              </w:rPr>
              <w:t>_data_dir</w:t>
            </w:r>
            <w:proofErr w:type="spellEnd"/>
          </w:p>
        </w:tc>
        <w:tc>
          <w:tcPr>
            <w:tcW w:w="1099" w:type="dxa"/>
          </w:tcPr>
          <w:p w14:paraId="4255A6F6"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6AF2FB2A" w14:textId="77777777" w:rsidR="009D7ADA" w:rsidRPr="0065576D" w:rsidRDefault="009D7ADA" w:rsidP="00DC4D20">
            <w:pPr>
              <w:rPr>
                <w:sz w:val="20"/>
                <w:szCs w:val="20"/>
              </w:rPr>
            </w:pPr>
            <w:r w:rsidRPr="0065576D">
              <w:rPr>
                <w:sz w:val="20"/>
                <w:szCs w:val="20"/>
              </w:rPr>
              <w:t>Directory where ancillary daily snow map files are to be read.  An example listing is as follows:  /data/</w:t>
            </w:r>
            <w:proofErr w:type="spellStart"/>
            <w:r w:rsidRPr="0065576D">
              <w:rPr>
                <w:sz w:val="20"/>
                <w:szCs w:val="20"/>
              </w:rPr>
              <w:t>Ancil_Data</w:t>
            </w:r>
            <w:proofErr w:type="spellEnd"/>
            <w:r w:rsidRPr="0065576D">
              <w:rPr>
                <w:sz w:val="20"/>
                <w:szCs w:val="20"/>
              </w:rPr>
              <w:t>/snow/</w:t>
            </w:r>
          </w:p>
        </w:tc>
      </w:tr>
      <w:tr w:rsidR="0065576D" w:rsidRPr="0065576D" w14:paraId="7202D9A7" w14:textId="77777777" w:rsidTr="009D7ADA">
        <w:tc>
          <w:tcPr>
            <w:tcW w:w="908" w:type="dxa"/>
          </w:tcPr>
          <w:p w14:paraId="6C2B5723" w14:textId="77777777" w:rsidR="009D7ADA" w:rsidRPr="0065576D" w:rsidRDefault="009D7ADA" w:rsidP="00DC4D20">
            <w:pPr>
              <w:rPr>
                <w:sz w:val="20"/>
                <w:szCs w:val="20"/>
              </w:rPr>
            </w:pPr>
            <w:r w:rsidRPr="0065576D">
              <w:rPr>
                <w:sz w:val="20"/>
                <w:szCs w:val="20"/>
              </w:rPr>
              <w:t>44</w:t>
            </w:r>
          </w:p>
        </w:tc>
        <w:tc>
          <w:tcPr>
            <w:tcW w:w="2537" w:type="dxa"/>
          </w:tcPr>
          <w:p w14:paraId="55BAC277" w14:textId="77777777" w:rsidR="009D7ADA" w:rsidRPr="0065576D" w:rsidRDefault="009D7ADA" w:rsidP="00DC4D20">
            <w:pPr>
              <w:rPr>
                <w:sz w:val="20"/>
                <w:szCs w:val="20"/>
              </w:rPr>
            </w:pPr>
            <w:proofErr w:type="spellStart"/>
            <w:proofErr w:type="gramStart"/>
            <w:r w:rsidRPr="0065576D">
              <w:rPr>
                <w:sz w:val="20"/>
                <w:szCs w:val="20"/>
              </w:rPr>
              <w:t>globsnow</w:t>
            </w:r>
            <w:proofErr w:type="gramEnd"/>
            <w:r w:rsidRPr="0065576D">
              <w:rPr>
                <w:sz w:val="20"/>
                <w:szCs w:val="20"/>
              </w:rPr>
              <w:t>_data_dir</w:t>
            </w:r>
            <w:proofErr w:type="spellEnd"/>
          </w:p>
        </w:tc>
        <w:tc>
          <w:tcPr>
            <w:tcW w:w="1099" w:type="dxa"/>
          </w:tcPr>
          <w:p w14:paraId="78C326AB"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71AF6D59" w14:textId="77777777" w:rsidR="009D7ADA" w:rsidRPr="0065576D" w:rsidRDefault="009D7ADA" w:rsidP="00DC4D20">
            <w:pPr>
              <w:rPr>
                <w:sz w:val="20"/>
                <w:szCs w:val="20"/>
              </w:rPr>
            </w:pPr>
            <w:r w:rsidRPr="0065576D">
              <w:rPr>
                <w:sz w:val="20"/>
                <w:szCs w:val="20"/>
              </w:rPr>
              <w:t xml:space="preserve">Directory where the </w:t>
            </w:r>
            <w:proofErr w:type="spellStart"/>
            <w:r w:rsidRPr="0065576D">
              <w:rPr>
                <w:sz w:val="20"/>
                <w:szCs w:val="20"/>
              </w:rPr>
              <w:t>GlobSnow</w:t>
            </w:r>
            <w:proofErr w:type="spellEnd"/>
            <w:r w:rsidRPr="0065576D">
              <w:rPr>
                <w:sz w:val="20"/>
                <w:szCs w:val="20"/>
              </w:rPr>
              <w:t xml:space="preserve"> Snow Water Equivalent files are to be read.  The data files encompass the years of 1979 to 2009. An example listing is as follows:  /data/</w:t>
            </w:r>
            <w:proofErr w:type="spellStart"/>
            <w:r w:rsidRPr="0065576D">
              <w:rPr>
                <w:sz w:val="20"/>
                <w:szCs w:val="20"/>
              </w:rPr>
              <w:t>Ancil_Data</w:t>
            </w:r>
            <w:proofErr w:type="spellEnd"/>
            <w:r w:rsidRPr="0065576D">
              <w:rPr>
                <w:sz w:val="20"/>
                <w:szCs w:val="20"/>
              </w:rPr>
              <w:t>/</w:t>
            </w:r>
            <w:proofErr w:type="spellStart"/>
            <w:r w:rsidRPr="0065576D">
              <w:rPr>
                <w:sz w:val="20"/>
                <w:szCs w:val="20"/>
              </w:rPr>
              <w:t>GlobSnow</w:t>
            </w:r>
            <w:proofErr w:type="spellEnd"/>
            <w:r w:rsidRPr="0065576D">
              <w:rPr>
                <w:sz w:val="20"/>
                <w:szCs w:val="20"/>
              </w:rPr>
              <w:t>/</w:t>
            </w:r>
          </w:p>
        </w:tc>
      </w:tr>
      <w:tr w:rsidR="0065576D" w:rsidRPr="0065576D" w14:paraId="0DA9939F" w14:textId="77777777" w:rsidTr="009D7ADA">
        <w:tc>
          <w:tcPr>
            <w:tcW w:w="908" w:type="dxa"/>
          </w:tcPr>
          <w:p w14:paraId="7264D247" w14:textId="77777777" w:rsidR="009D7ADA" w:rsidRPr="0065576D" w:rsidRDefault="009D7ADA" w:rsidP="00DC4D20">
            <w:pPr>
              <w:rPr>
                <w:sz w:val="20"/>
                <w:szCs w:val="20"/>
              </w:rPr>
            </w:pPr>
            <w:r w:rsidRPr="0065576D">
              <w:rPr>
                <w:sz w:val="20"/>
                <w:szCs w:val="20"/>
              </w:rPr>
              <w:t>45</w:t>
            </w:r>
          </w:p>
        </w:tc>
        <w:tc>
          <w:tcPr>
            <w:tcW w:w="2537" w:type="dxa"/>
          </w:tcPr>
          <w:p w14:paraId="20E3DC50" w14:textId="77777777" w:rsidR="009D7ADA" w:rsidRPr="0065576D" w:rsidRDefault="009D7ADA" w:rsidP="00DC4D20">
            <w:pPr>
              <w:rPr>
                <w:sz w:val="20"/>
                <w:szCs w:val="20"/>
              </w:rPr>
            </w:pPr>
            <w:proofErr w:type="spellStart"/>
            <w:proofErr w:type="gramStart"/>
            <w:r w:rsidRPr="0065576D">
              <w:rPr>
                <w:sz w:val="20"/>
                <w:szCs w:val="20"/>
              </w:rPr>
              <w:t>dsc</w:t>
            </w:r>
            <w:proofErr w:type="gramEnd"/>
            <w:r w:rsidRPr="0065576D">
              <w:rPr>
                <w:sz w:val="20"/>
                <w:szCs w:val="20"/>
              </w:rPr>
              <w:t>_data_dir</w:t>
            </w:r>
            <w:proofErr w:type="spellEnd"/>
          </w:p>
        </w:tc>
        <w:tc>
          <w:tcPr>
            <w:tcW w:w="1099" w:type="dxa"/>
          </w:tcPr>
          <w:p w14:paraId="6087BFE7"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52D9EEC3" w14:textId="77777777" w:rsidR="009D7ADA" w:rsidRPr="0065576D" w:rsidRDefault="009D7ADA" w:rsidP="00DC4D20">
            <w:pPr>
              <w:rPr>
                <w:sz w:val="20"/>
                <w:szCs w:val="20"/>
              </w:rPr>
            </w:pPr>
            <w:r w:rsidRPr="0065576D">
              <w:rPr>
                <w:sz w:val="20"/>
                <w:szCs w:val="20"/>
              </w:rPr>
              <w:t>Directory where dark sky composite files are to be read (GOES only).  An example listing is as follows: /data/</w:t>
            </w:r>
            <w:proofErr w:type="spellStart"/>
            <w:r w:rsidRPr="0065576D">
              <w:rPr>
                <w:sz w:val="20"/>
                <w:szCs w:val="20"/>
              </w:rPr>
              <w:t>Ancil_Data</w:t>
            </w:r>
            <w:proofErr w:type="spellEnd"/>
            <w:r w:rsidRPr="0065576D">
              <w:rPr>
                <w:sz w:val="20"/>
                <w:szCs w:val="20"/>
              </w:rPr>
              <w:t>/</w:t>
            </w:r>
            <w:proofErr w:type="spellStart"/>
            <w:r w:rsidRPr="0065576D">
              <w:rPr>
                <w:sz w:val="20"/>
                <w:szCs w:val="20"/>
              </w:rPr>
              <w:t>goes_dark_sky_composites</w:t>
            </w:r>
            <w:proofErr w:type="spellEnd"/>
            <w:r w:rsidRPr="0065576D">
              <w:rPr>
                <w:sz w:val="20"/>
                <w:szCs w:val="20"/>
              </w:rPr>
              <w:t>/</w:t>
            </w:r>
          </w:p>
        </w:tc>
      </w:tr>
      <w:tr w:rsidR="0065576D" w:rsidRPr="0065576D" w14:paraId="624B2E2C" w14:textId="77777777" w:rsidTr="009D7ADA">
        <w:tc>
          <w:tcPr>
            <w:tcW w:w="908" w:type="dxa"/>
          </w:tcPr>
          <w:p w14:paraId="3D90FA00" w14:textId="77777777" w:rsidR="009D7ADA" w:rsidRPr="0065576D" w:rsidRDefault="009D7ADA" w:rsidP="00DC4D20">
            <w:pPr>
              <w:rPr>
                <w:sz w:val="20"/>
                <w:szCs w:val="20"/>
              </w:rPr>
            </w:pPr>
            <w:r w:rsidRPr="0065576D">
              <w:rPr>
                <w:sz w:val="20"/>
                <w:szCs w:val="20"/>
              </w:rPr>
              <w:t>46</w:t>
            </w:r>
          </w:p>
        </w:tc>
        <w:tc>
          <w:tcPr>
            <w:tcW w:w="2537" w:type="dxa"/>
          </w:tcPr>
          <w:p w14:paraId="7DD3B786" w14:textId="77777777" w:rsidR="009D7ADA" w:rsidRPr="0065576D" w:rsidRDefault="009D7ADA" w:rsidP="00DC4D20">
            <w:pPr>
              <w:rPr>
                <w:sz w:val="20"/>
                <w:szCs w:val="20"/>
              </w:rPr>
            </w:pPr>
            <w:proofErr w:type="spellStart"/>
            <w:proofErr w:type="gramStart"/>
            <w:r w:rsidRPr="0065576D">
              <w:rPr>
                <w:sz w:val="20"/>
                <w:szCs w:val="20"/>
              </w:rPr>
              <w:t>temp</w:t>
            </w:r>
            <w:proofErr w:type="gramEnd"/>
            <w:r w:rsidRPr="0065576D">
              <w:rPr>
                <w:sz w:val="20"/>
                <w:szCs w:val="20"/>
              </w:rPr>
              <w:t>_dir</w:t>
            </w:r>
            <w:proofErr w:type="spellEnd"/>
          </w:p>
        </w:tc>
        <w:tc>
          <w:tcPr>
            <w:tcW w:w="1099" w:type="dxa"/>
          </w:tcPr>
          <w:p w14:paraId="3E34949A"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0235BAC8" w14:textId="77777777" w:rsidR="009D7ADA" w:rsidRPr="0065576D" w:rsidRDefault="009D7ADA" w:rsidP="00C174D5">
            <w:pPr>
              <w:rPr>
                <w:sz w:val="20"/>
                <w:szCs w:val="20"/>
              </w:rPr>
            </w:pPr>
            <w:r w:rsidRPr="0065576D">
              <w:rPr>
                <w:sz w:val="20"/>
                <w:szCs w:val="20"/>
              </w:rPr>
              <w:t>A temporary files directory (ex</w:t>
            </w:r>
            <w:proofErr w:type="gramStart"/>
            <w:r w:rsidRPr="0065576D">
              <w:rPr>
                <w:sz w:val="20"/>
                <w:szCs w:val="20"/>
              </w:rPr>
              <w:t>. ./</w:t>
            </w:r>
            <w:proofErr w:type="spellStart"/>
            <w:proofErr w:type="gramEnd"/>
            <w:r w:rsidRPr="0065576D">
              <w:rPr>
                <w:sz w:val="20"/>
                <w:szCs w:val="20"/>
              </w:rPr>
              <w:t>temporary_files</w:t>
            </w:r>
            <w:proofErr w:type="spellEnd"/>
            <w:r w:rsidRPr="0065576D">
              <w:rPr>
                <w:sz w:val="20"/>
                <w:szCs w:val="20"/>
              </w:rPr>
              <w:t xml:space="preserve">) needs to be set up ahead of time.  The CLAVR-x software creates temporary files within this directory.  Most are </w:t>
            </w:r>
            <w:r w:rsidR="00C174D5" w:rsidRPr="0065576D">
              <w:rPr>
                <w:sz w:val="20"/>
                <w:szCs w:val="20"/>
              </w:rPr>
              <w:t xml:space="preserve">deleted </w:t>
            </w:r>
            <w:r w:rsidRPr="0065576D">
              <w:rPr>
                <w:sz w:val="20"/>
                <w:szCs w:val="20"/>
              </w:rPr>
              <w:t>on completion.</w:t>
            </w:r>
          </w:p>
        </w:tc>
      </w:tr>
      <w:tr w:rsidR="0065576D" w:rsidRPr="0065576D" w14:paraId="21765F8D" w14:textId="77777777" w:rsidTr="009D7ADA">
        <w:tc>
          <w:tcPr>
            <w:tcW w:w="908" w:type="dxa"/>
          </w:tcPr>
          <w:p w14:paraId="79372B92" w14:textId="77777777" w:rsidR="009D7ADA" w:rsidRPr="0065576D" w:rsidRDefault="009D7ADA" w:rsidP="00DC4D20">
            <w:pPr>
              <w:rPr>
                <w:sz w:val="20"/>
                <w:szCs w:val="20"/>
              </w:rPr>
            </w:pPr>
            <w:r w:rsidRPr="0065576D">
              <w:rPr>
                <w:sz w:val="20"/>
                <w:szCs w:val="20"/>
              </w:rPr>
              <w:t>47</w:t>
            </w:r>
          </w:p>
        </w:tc>
        <w:tc>
          <w:tcPr>
            <w:tcW w:w="2537" w:type="dxa"/>
          </w:tcPr>
          <w:p w14:paraId="548F6BDC" w14:textId="77777777" w:rsidR="009D7ADA" w:rsidRPr="0065576D" w:rsidRDefault="009D7ADA" w:rsidP="00DC4D20">
            <w:pPr>
              <w:rPr>
                <w:sz w:val="20"/>
                <w:szCs w:val="20"/>
              </w:rPr>
            </w:pPr>
            <w:proofErr w:type="spellStart"/>
            <w:proofErr w:type="gramStart"/>
            <w:r w:rsidRPr="0065576D">
              <w:rPr>
                <w:sz w:val="20"/>
                <w:szCs w:val="20"/>
              </w:rPr>
              <w:t>smooth</w:t>
            </w:r>
            <w:proofErr w:type="gramEnd"/>
            <w:r w:rsidRPr="0065576D">
              <w:rPr>
                <w:sz w:val="20"/>
                <w:szCs w:val="20"/>
              </w:rPr>
              <w:t>_nwp</w:t>
            </w:r>
            <w:proofErr w:type="spellEnd"/>
          </w:p>
        </w:tc>
        <w:tc>
          <w:tcPr>
            <w:tcW w:w="1099" w:type="dxa"/>
          </w:tcPr>
          <w:p w14:paraId="1D29BF73"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65A26129" w14:textId="77777777" w:rsidR="009D7ADA" w:rsidRPr="0065576D" w:rsidRDefault="009D7ADA" w:rsidP="00DC4D20">
            <w:pPr>
              <w:rPr>
                <w:sz w:val="20"/>
                <w:szCs w:val="20"/>
              </w:rPr>
            </w:pPr>
            <w:r w:rsidRPr="0065576D">
              <w:rPr>
                <w:sz w:val="20"/>
                <w:szCs w:val="20"/>
              </w:rPr>
              <w:t>Smooth NWP data by linear interpolation. (0=no / 1= yes).  This flag should be set to 1.</w:t>
            </w:r>
          </w:p>
        </w:tc>
      </w:tr>
      <w:tr w:rsidR="0065576D" w:rsidRPr="0065576D" w14:paraId="30683F55" w14:textId="77777777" w:rsidTr="009D7ADA">
        <w:tc>
          <w:tcPr>
            <w:tcW w:w="908" w:type="dxa"/>
          </w:tcPr>
          <w:p w14:paraId="553C6F26" w14:textId="77777777" w:rsidR="009D7ADA" w:rsidRPr="0065576D" w:rsidRDefault="009D7ADA" w:rsidP="00DC4D20">
            <w:pPr>
              <w:rPr>
                <w:sz w:val="20"/>
                <w:szCs w:val="20"/>
              </w:rPr>
            </w:pPr>
            <w:r w:rsidRPr="0065576D">
              <w:rPr>
                <w:sz w:val="20"/>
                <w:szCs w:val="20"/>
              </w:rPr>
              <w:t>48</w:t>
            </w:r>
          </w:p>
        </w:tc>
        <w:tc>
          <w:tcPr>
            <w:tcW w:w="2537" w:type="dxa"/>
          </w:tcPr>
          <w:p w14:paraId="0A80F739" w14:textId="77777777" w:rsidR="009D7ADA" w:rsidRPr="0065576D" w:rsidRDefault="009D7ADA" w:rsidP="00DC4D20">
            <w:pPr>
              <w:rPr>
                <w:sz w:val="20"/>
                <w:szCs w:val="20"/>
              </w:rPr>
            </w:pPr>
            <w:proofErr w:type="spellStart"/>
            <w:proofErr w:type="gramStart"/>
            <w:r w:rsidRPr="0065576D">
              <w:rPr>
                <w:sz w:val="20"/>
                <w:szCs w:val="20"/>
              </w:rPr>
              <w:t>use</w:t>
            </w:r>
            <w:proofErr w:type="gramEnd"/>
            <w:r w:rsidRPr="0065576D">
              <w:rPr>
                <w:sz w:val="20"/>
                <w:szCs w:val="20"/>
              </w:rPr>
              <w:t>_seebor</w:t>
            </w:r>
            <w:proofErr w:type="spellEnd"/>
          </w:p>
        </w:tc>
        <w:tc>
          <w:tcPr>
            <w:tcW w:w="1099" w:type="dxa"/>
          </w:tcPr>
          <w:p w14:paraId="10990733"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59B5D990" w14:textId="77777777" w:rsidR="009D7ADA" w:rsidRPr="0065576D" w:rsidRDefault="009D7ADA" w:rsidP="00DC4D20">
            <w:pPr>
              <w:rPr>
                <w:sz w:val="20"/>
                <w:szCs w:val="20"/>
              </w:rPr>
            </w:pPr>
            <w:r w:rsidRPr="0065576D">
              <w:rPr>
                <w:sz w:val="20"/>
                <w:szCs w:val="20"/>
              </w:rPr>
              <w:t>Use SEEBOR Land Surface Emissivity database (0=no / 1= yes).  This flag should be set to 1.</w:t>
            </w:r>
          </w:p>
        </w:tc>
      </w:tr>
      <w:tr w:rsidR="0065576D" w:rsidRPr="0065576D" w14:paraId="5E556FE1" w14:textId="77777777" w:rsidTr="009D7ADA">
        <w:tc>
          <w:tcPr>
            <w:tcW w:w="908" w:type="dxa"/>
          </w:tcPr>
          <w:p w14:paraId="2A526770" w14:textId="77777777" w:rsidR="009D7ADA" w:rsidRPr="0065576D" w:rsidRDefault="009D7ADA" w:rsidP="00DC4D20">
            <w:pPr>
              <w:rPr>
                <w:sz w:val="20"/>
                <w:szCs w:val="20"/>
              </w:rPr>
            </w:pPr>
            <w:r w:rsidRPr="0065576D">
              <w:rPr>
                <w:sz w:val="20"/>
                <w:szCs w:val="20"/>
              </w:rPr>
              <w:t>49</w:t>
            </w:r>
          </w:p>
        </w:tc>
        <w:tc>
          <w:tcPr>
            <w:tcW w:w="2537" w:type="dxa"/>
          </w:tcPr>
          <w:p w14:paraId="3656F912" w14:textId="77777777" w:rsidR="009D7ADA" w:rsidRPr="0065576D" w:rsidRDefault="009D7ADA" w:rsidP="00DC4D20">
            <w:pPr>
              <w:rPr>
                <w:sz w:val="20"/>
                <w:szCs w:val="20"/>
              </w:rPr>
            </w:pPr>
            <w:proofErr w:type="spellStart"/>
            <w:proofErr w:type="gramStart"/>
            <w:r w:rsidRPr="0065576D">
              <w:rPr>
                <w:sz w:val="20"/>
                <w:szCs w:val="20"/>
              </w:rPr>
              <w:t>read</w:t>
            </w:r>
            <w:proofErr w:type="gramEnd"/>
            <w:r w:rsidRPr="0065576D">
              <w:rPr>
                <w:sz w:val="20"/>
                <w:szCs w:val="20"/>
              </w:rPr>
              <w:t>_hires_sfc_type</w:t>
            </w:r>
            <w:proofErr w:type="spellEnd"/>
          </w:p>
        </w:tc>
        <w:tc>
          <w:tcPr>
            <w:tcW w:w="1099" w:type="dxa"/>
          </w:tcPr>
          <w:p w14:paraId="419E0905"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66CCEAB8" w14:textId="77777777" w:rsidR="009D7ADA" w:rsidRPr="0065576D" w:rsidRDefault="009D7ADA" w:rsidP="00DC4D20">
            <w:pPr>
              <w:rPr>
                <w:sz w:val="20"/>
                <w:szCs w:val="20"/>
              </w:rPr>
            </w:pPr>
            <w:r w:rsidRPr="0065576D">
              <w:rPr>
                <w:sz w:val="20"/>
                <w:szCs w:val="20"/>
              </w:rPr>
              <w:t xml:space="preserve">Read in the high-resolution surface type database (0=no [8km] / 1= yes [1km]).  There are only 2 files available and both are hard coded into the CLAVR-x software.  Each file is required to be within the </w:t>
            </w:r>
            <w:proofErr w:type="spellStart"/>
            <w:r w:rsidRPr="0065576D">
              <w:rPr>
                <w:sz w:val="20"/>
                <w:szCs w:val="20"/>
              </w:rPr>
              <w:t>sfc_data</w:t>
            </w:r>
            <w:proofErr w:type="spellEnd"/>
            <w:r w:rsidRPr="0065576D">
              <w:rPr>
                <w:sz w:val="20"/>
                <w:szCs w:val="20"/>
              </w:rPr>
              <w:t xml:space="preserve"> directory of the parent ancillary data directory (e.g. /data/</w:t>
            </w:r>
            <w:proofErr w:type="spellStart"/>
            <w:r w:rsidRPr="0065576D">
              <w:rPr>
                <w:sz w:val="20"/>
                <w:szCs w:val="20"/>
              </w:rPr>
              <w:t>Ancil_Data</w:t>
            </w:r>
            <w:proofErr w:type="spellEnd"/>
            <w:r w:rsidRPr="0065576D">
              <w:rPr>
                <w:sz w:val="20"/>
                <w:szCs w:val="20"/>
              </w:rPr>
              <w:t>/</w:t>
            </w:r>
            <w:proofErr w:type="spellStart"/>
            <w:r w:rsidRPr="0065576D">
              <w:rPr>
                <w:sz w:val="20"/>
                <w:szCs w:val="20"/>
              </w:rPr>
              <w:t>sfc_data</w:t>
            </w:r>
            <w:proofErr w:type="spellEnd"/>
            <w:r w:rsidRPr="0065576D">
              <w:rPr>
                <w:sz w:val="20"/>
                <w:szCs w:val="20"/>
              </w:rPr>
              <w:t>/).  The 1 km file is named gl-latlong-1km-landcover.hdf.  The 8 km file is named gl-latlong-8km-landcover.hdf.  This flag should be set to 1.</w:t>
            </w:r>
          </w:p>
        </w:tc>
      </w:tr>
      <w:tr w:rsidR="0065576D" w:rsidRPr="0065576D" w14:paraId="20121F86" w14:textId="77777777" w:rsidTr="009D7ADA">
        <w:tc>
          <w:tcPr>
            <w:tcW w:w="908" w:type="dxa"/>
          </w:tcPr>
          <w:p w14:paraId="0EB1FF2E" w14:textId="77777777" w:rsidR="009D7ADA" w:rsidRPr="0065576D" w:rsidRDefault="009D7ADA" w:rsidP="00DC4D20">
            <w:pPr>
              <w:rPr>
                <w:sz w:val="20"/>
                <w:szCs w:val="20"/>
              </w:rPr>
            </w:pPr>
            <w:r w:rsidRPr="0065576D">
              <w:rPr>
                <w:sz w:val="20"/>
                <w:szCs w:val="20"/>
              </w:rPr>
              <w:t>50</w:t>
            </w:r>
          </w:p>
        </w:tc>
        <w:tc>
          <w:tcPr>
            <w:tcW w:w="2537" w:type="dxa"/>
          </w:tcPr>
          <w:p w14:paraId="5D974586" w14:textId="77777777" w:rsidR="009D7ADA" w:rsidRPr="0065576D" w:rsidRDefault="009D7ADA" w:rsidP="00DC4D20">
            <w:pPr>
              <w:rPr>
                <w:sz w:val="20"/>
                <w:szCs w:val="20"/>
              </w:rPr>
            </w:pPr>
            <w:proofErr w:type="spellStart"/>
            <w:proofErr w:type="gramStart"/>
            <w:r w:rsidRPr="0065576D">
              <w:rPr>
                <w:sz w:val="20"/>
                <w:szCs w:val="20"/>
              </w:rPr>
              <w:t>read</w:t>
            </w:r>
            <w:proofErr w:type="gramEnd"/>
            <w:r w:rsidRPr="0065576D">
              <w:rPr>
                <w:sz w:val="20"/>
                <w:szCs w:val="20"/>
              </w:rPr>
              <w:t>_land_mask</w:t>
            </w:r>
            <w:proofErr w:type="spellEnd"/>
          </w:p>
        </w:tc>
        <w:tc>
          <w:tcPr>
            <w:tcW w:w="1099" w:type="dxa"/>
          </w:tcPr>
          <w:p w14:paraId="0F532044"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03098A7A" w14:textId="77777777" w:rsidR="009D7ADA" w:rsidRPr="0065576D" w:rsidRDefault="009D7ADA" w:rsidP="00DC4D20">
            <w:pPr>
              <w:rPr>
                <w:sz w:val="20"/>
                <w:szCs w:val="20"/>
              </w:rPr>
            </w:pPr>
            <w:r w:rsidRPr="0065576D">
              <w:rPr>
                <w:sz w:val="20"/>
                <w:szCs w:val="20"/>
              </w:rPr>
              <w:t xml:space="preserve">Read in the land mask database (0=no / 1= yes).  There is only 1 file available and it is hard coded into the CLAVR-x software.  The land mask file is required to be within the </w:t>
            </w:r>
            <w:proofErr w:type="spellStart"/>
            <w:r w:rsidRPr="0065576D">
              <w:rPr>
                <w:sz w:val="20"/>
                <w:szCs w:val="20"/>
              </w:rPr>
              <w:t>sfc_data</w:t>
            </w:r>
            <w:proofErr w:type="spellEnd"/>
            <w:r w:rsidRPr="0065576D">
              <w:rPr>
                <w:sz w:val="20"/>
                <w:szCs w:val="20"/>
              </w:rPr>
              <w:t xml:space="preserve"> directory of the parent ancillary data directory (e.g. /data/</w:t>
            </w:r>
            <w:proofErr w:type="spellStart"/>
            <w:r w:rsidRPr="0065576D">
              <w:rPr>
                <w:sz w:val="20"/>
                <w:szCs w:val="20"/>
              </w:rPr>
              <w:t>Ancil_Data</w:t>
            </w:r>
            <w:proofErr w:type="spellEnd"/>
            <w:r w:rsidRPr="0065576D">
              <w:rPr>
                <w:sz w:val="20"/>
                <w:szCs w:val="20"/>
              </w:rPr>
              <w:t>/</w:t>
            </w:r>
            <w:proofErr w:type="spellStart"/>
            <w:r w:rsidRPr="0065576D">
              <w:rPr>
                <w:sz w:val="20"/>
                <w:szCs w:val="20"/>
              </w:rPr>
              <w:t>sfc_data</w:t>
            </w:r>
            <w:proofErr w:type="spellEnd"/>
            <w:r w:rsidRPr="0065576D">
              <w:rPr>
                <w:sz w:val="20"/>
                <w:szCs w:val="20"/>
              </w:rPr>
              <w:t>/).  The filename is expected to be lw_geo_2001001_v03m.hdf. This flag should be set to 1.</w:t>
            </w:r>
          </w:p>
        </w:tc>
      </w:tr>
      <w:tr w:rsidR="0065576D" w:rsidRPr="0065576D" w14:paraId="4CA5F5DA" w14:textId="77777777" w:rsidTr="009D7ADA">
        <w:tc>
          <w:tcPr>
            <w:tcW w:w="908" w:type="dxa"/>
          </w:tcPr>
          <w:p w14:paraId="725009CE" w14:textId="77777777" w:rsidR="009D7ADA" w:rsidRPr="0065576D" w:rsidRDefault="009D7ADA" w:rsidP="00DC4D20">
            <w:pPr>
              <w:rPr>
                <w:sz w:val="20"/>
                <w:szCs w:val="20"/>
              </w:rPr>
            </w:pPr>
            <w:r w:rsidRPr="0065576D">
              <w:rPr>
                <w:sz w:val="20"/>
                <w:szCs w:val="20"/>
              </w:rPr>
              <w:t>51</w:t>
            </w:r>
          </w:p>
        </w:tc>
        <w:tc>
          <w:tcPr>
            <w:tcW w:w="2537" w:type="dxa"/>
          </w:tcPr>
          <w:p w14:paraId="0395288A" w14:textId="77777777" w:rsidR="009D7ADA" w:rsidRPr="0065576D" w:rsidRDefault="009D7ADA" w:rsidP="00DC4D20">
            <w:pPr>
              <w:rPr>
                <w:sz w:val="20"/>
                <w:szCs w:val="20"/>
              </w:rPr>
            </w:pPr>
            <w:proofErr w:type="spellStart"/>
            <w:proofErr w:type="gramStart"/>
            <w:r w:rsidRPr="0065576D">
              <w:rPr>
                <w:sz w:val="20"/>
                <w:szCs w:val="20"/>
              </w:rPr>
              <w:t>read</w:t>
            </w:r>
            <w:proofErr w:type="gramEnd"/>
            <w:r w:rsidRPr="0065576D">
              <w:rPr>
                <w:sz w:val="20"/>
                <w:szCs w:val="20"/>
              </w:rPr>
              <w:t>_coast_mask</w:t>
            </w:r>
            <w:proofErr w:type="spellEnd"/>
          </w:p>
        </w:tc>
        <w:tc>
          <w:tcPr>
            <w:tcW w:w="1099" w:type="dxa"/>
          </w:tcPr>
          <w:p w14:paraId="0C40DDA0"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2F82EC0A" w14:textId="77777777" w:rsidR="009D7ADA" w:rsidRPr="0065576D" w:rsidRDefault="009D7ADA" w:rsidP="00DC4D20">
            <w:pPr>
              <w:rPr>
                <w:sz w:val="20"/>
                <w:szCs w:val="20"/>
              </w:rPr>
            </w:pPr>
            <w:r w:rsidRPr="0065576D">
              <w:rPr>
                <w:sz w:val="20"/>
                <w:szCs w:val="20"/>
              </w:rPr>
              <w:t xml:space="preserve">Read in the coast mask database (0=no / 1= yes).  There is only 1 file available and it is hard coded into the CLAVR-x software.  The coast mask file is required to be within the </w:t>
            </w:r>
            <w:proofErr w:type="spellStart"/>
            <w:r w:rsidRPr="0065576D">
              <w:rPr>
                <w:sz w:val="20"/>
                <w:szCs w:val="20"/>
              </w:rPr>
              <w:t>sfc_data</w:t>
            </w:r>
            <w:proofErr w:type="spellEnd"/>
            <w:r w:rsidRPr="0065576D">
              <w:rPr>
                <w:sz w:val="20"/>
                <w:szCs w:val="20"/>
              </w:rPr>
              <w:t xml:space="preserve"> directory of the parent ancillary data directory (e.g. /data/</w:t>
            </w:r>
            <w:proofErr w:type="spellStart"/>
            <w:r w:rsidRPr="0065576D">
              <w:rPr>
                <w:sz w:val="20"/>
                <w:szCs w:val="20"/>
              </w:rPr>
              <w:t>Ancil_Data</w:t>
            </w:r>
            <w:proofErr w:type="spellEnd"/>
            <w:r w:rsidRPr="0065576D">
              <w:rPr>
                <w:sz w:val="20"/>
                <w:szCs w:val="20"/>
              </w:rPr>
              <w:t>/</w:t>
            </w:r>
            <w:proofErr w:type="spellStart"/>
            <w:r w:rsidRPr="0065576D">
              <w:rPr>
                <w:sz w:val="20"/>
                <w:szCs w:val="20"/>
              </w:rPr>
              <w:t>sfc_data</w:t>
            </w:r>
            <w:proofErr w:type="spellEnd"/>
            <w:r w:rsidRPr="0065576D">
              <w:rPr>
                <w:sz w:val="20"/>
                <w:szCs w:val="20"/>
              </w:rPr>
              <w:t xml:space="preserve">/).  The filename </w:t>
            </w:r>
            <w:r w:rsidRPr="0065576D">
              <w:rPr>
                <w:sz w:val="20"/>
                <w:szCs w:val="20"/>
              </w:rPr>
              <w:lastRenderedPageBreak/>
              <w:t>is expected to be coast_mask_1km.hdf. This flag should be set to 1.</w:t>
            </w:r>
          </w:p>
        </w:tc>
      </w:tr>
      <w:tr w:rsidR="0065576D" w:rsidRPr="0065576D" w14:paraId="438E6782" w14:textId="77777777" w:rsidTr="009D7ADA">
        <w:tc>
          <w:tcPr>
            <w:tcW w:w="908" w:type="dxa"/>
          </w:tcPr>
          <w:p w14:paraId="15D58B35" w14:textId="77777777" w:rsidR="009D7ADA" w:rsidRPr="0065576D" w:rsidRDefault="009D7ADA" w:rsidP="00DC4D20">
            <w:pPr>
              <w:rPr>
                <w:sz w:val="20"/>
                <w:szCs w:val="20"/>
              </w:rPr>
            </w:pPr>
            <w:r w:rsidRPr="0065576D">
              <w:rPr>
                <w:sz w:val="20"/>
                <w:szCs w:val="20"/>
              </w:rPr>
              <w:lastRenderedPageBreak/>
              <w:t>52</w:t>
            </w:r>
          </w:p>
        </w:tc>
        <w:tc>
          <w:tcPr>
            <w:tcW w:w="2537" w:type="dxa"/>
          </w:tcPr>
          <w:p w14:paraId="3C4A3005" w14:textId="77777777" w:rsidR="009D7ADA" w:rsidRPr="0065576D" w:rsidRDefault="009D7ADA" w:rsidP="00DC4D20">
            <w:pPr>
              <w:rPr>
                <w:sz w:val="20"/>
                <w:szCs w:val="20"/>
              </w:rPr>
            </w:pPr>
            <w:proofErr w:type="spellStart"/>
            <w:proofErr w:type="gramStart"/>
            <w:r w:rsidRPr="0065576D">
              <w:rPr>
                <w:sz w:val="20"/>
                <w:szCs w:val="20"/>
              </w:rPr>
              <w:t>read</w:t>
            </w:r>
            <w:proofErr w:type="gramEnd"/>
            <w:r w:rsidRPr="0065576D">
              <w:rPr>
                <w:sz w:val="20"/>
                <w:szCs w:val="20"/>
              </w:rPr>
              <w:t>_surface_elevation</w:t>
            </w:r>
            <w:proofErr w:type="spellEnd"/>
            <w:r w:rsidRPr="0065576D">
              <w:rPr>
                <w:sz w:val="20"/>
                <w:szCs w:val="20"/>
              </w:rPr>
              <w:t xml:space="preserve"> </w:t>
            </w:r>
          </w:p>
        </w:tc>
        <w:tc>
          <w:tcPr>
            <w:tcW w:w="1099" w:type="dxa"/>
          </w:tcPr>
          <w:p w14:paraId="0520F966"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5D0C7FC4" w14:textId="77777777" w:rsidR="009D7ADA" w:rsidRPr="0065576D" w:rsidRDefault="009D7ADA" w:rsidP="00DC4D20">
            <w:pPr>
              <w:rPr>
                <w:sz w:val="20"/>
                <w:szCs w:val="20"/>
              </w:rPr>
            </w:pPr>
            <w:r w:rsidRPr="0065576D">
              <w:rPr>
                <w:sz w:val="20"/>
                <w:szCs w:val="20"/>
              </w:rPr>
              <w:t xml:space="preserve">Read in the surface elevation database (0=no / 1= read 1 km file / 2 = read 8 km file).  There are only 2 files available and both are hard coded into the CLAVR-x software.  Each file is required to be within the </w:t>
            </w:r>
            <w:proofErr w:type="spellStart"/>
            <w:r w:rsidRPr="0065576D">
              <w:rPr>
                <w:sz w:val="20"/>
                <w:szCs w:val="20"/>
              </w:rPr>
              <w:t>sfc_data</w:t>
            </w:r>
            <w:proofErr w:type="spellEnd"/>
            <w:r w:rsidRPr="0065576D">
              <w:rPr>
                <w:sz w:val="20"/>
                <w:szCs w:val="20"/>
              </w:rPr>
              <w:t xml:space="preserve"> directory of the parent ancillary data directory (e.g. /data/</w:t>
            </w:r>
            <w:proofErr w:type="spellStart"/>
            <w:r w:rsidRPr="0065576D">
              <w:rPr>
                <w:sz w:val="20"/>
                <w:szCs w:val="20"/>
              </w:rPr>
              <w:t>Ancil_Data</w:t>
            </w:r>
            <w:proofErr w:type="spellEnd"/>
            <w:r w:rsidRPr="0065576D">
              <w:rPr>
                <w:sz w:val="20"/>
                <w:szCs w:val="20"/>
              </w:rPr>
              <w:t>/</w:t>
            </w:r>
            <w:proofErr w:type="spellStart"/>
            <w:r w:rsidRPr="0065576D">
              <w:rPr>
                <w:sz w:val="20"/>
                <w:szCs w:val="20"/>
              </w:rPr>
              <w:t>sfc_data</w:t>
            </w:r>
            <w:proofErr w:type="spellEnd"/>
            <w:r w:rsidRPr="0065576D">
              <w:rPr>
                <w:sz w:val="20"/>
                <w:szCs w:val="20"/>
              </w:rPr>
              <w:t>/).  The 1 km file is named GLOBE_1km_digelev.hdf.  The 8 km file is named GLOBE_8km_digelev.hdf.  This flag should be set to 1.</w:t>
            </w:r>
          </w:p>
        </w:tc>
      </w:tr>
      <w:tr w:rsidR="0065576D" w:rsidRPr="0065576D" w14:paraId="13573BE0" w14:textId="77777777" w:rsidTr="009D7ADA">
        <w:tc>
          <w:tcPr>
            <w:tcW w:w="908" w:type="dxa"/>
          </w:tcPr>
          <w:p w14:paraId="4925AFE1" w14:textId="77777777" w:rsidR="009D7ADA" w:rsidRPr="0065576D" w:rsidRDefault="009D7ADA" w:rsidP="00DC4D20">
            <w:pPr>
              <w:rPr>
                <w:sz w:val="20"/>
                <w:szCs w:val="20"/>
              </w:rPr>
            </w:pPr>
            <w:r w:rsidRPr="0065576D">
              <w:rPr>
                <w:sz w:val="20"/>
                <w:szCs w:val="20"/>
              </w:rPr>
              <w:t>53</w:t>
            </w:r>
          </w:p>
        </w:tc>
        <w:tc>
          <w:tcPr>
            <w:tcW w:w="2537" w:type="dxa"/>
          </w:tcPr>
          <w:p w14:paraId="45D939C8" w14:textId="77777777" w:rsidR="009D7ADA" w:rsidRPr="0065576D" w:rsidRDefault="009D7ADA" w:rsidP="00DC4D20">
            <w:pPr>
              <w:rPr>
                <w:sz w:val="20"/>
                <w:szCs w:val="20"/>
              </w:rPr>
            </w:pPr>
            <w:proofErr w:type="spellStart"/>
            <w:proofErr w:type="gramStart"/>
            <w:r w:rsidRPr="0065576D">
              <w:rPr>
                <w:sz w:val="20"/>
                <w:szCs w:val="20"/>
              </w:rPr>
              <w:t>read</w:t>
            </w:r>
            <w:proofErr w:type="gramEnd"/>
            <w:r w:rsidRPr="0065576D">
              <w:rPr>
                <w:sz w:val="20"/>
                <w:szCs w:val="20"/>
              </w:rPr>
              <w:t>_volcano_mask</w:t>
            </w:r>
            <w:proofErr w:type="spellEnd"/>
          </w:p>
        </w:tc>
        <w:tc>
          <w:tcPr>
            <w:tcW w:w="1099" w:type="dxa"/>
          </w:tcPr>
          <w:p w14:paraId="398A8ED7"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13969823" w14:textId="77777777" w:rsidR="009D7ADA" w:rsidRPr="0065576D" w:rsidRDefault="009D7ADA" w:rsidP="00DC4D20">
            <w:pPr>
              <w:rPr>
                <w:sz w:val="20"/>
                <w:szCs w:val="20"/>
              </w:rPr>
            </w:pPr>
            <w:r w:rsidRPr="0065576D">
              <w:rPr>
                <w:sz w:val="20"/>
                <w:szCs w:val="20"/>
              </w:rPr>
              <w:t xml:space="preserve">Read in volcano mask </w:t>
            </w:r>
            <w:proofErr w:type="gramStart"/>
            <w:r w:rsidRPr="0065576D">
              <w:rPr>
                <w:sz w:val="20"/>
                <w:szCs w:val="20"/>
              </w:rPr>
              <w:t>database(</w:t>
            </w:r>
            <w:proofErr w:type="gramEnd"/>
            <w:r w:rsidRPr="0065576D">
              <w:rPr>
                <w:sz w:val="20"/>
                <w:szCs w:val="20"/>
              </w:rPr>
              <w:t xml:space="preserve">0=no / 1= yes).  There is only 1 file available and it is hard coded into the CLAVR-x software.  The volcano mask file is required to be within the </w:t>
            </w:r>
            <w:proofErr w:type="spellStart"/>
            <w:r w:rsidRPr="0065576D">
              <w:rPr>
                <w:sz w:val="20"/>
                <w:szCs w:val="20"/>
              </w:rPr>
              <w:t>sfc_data</w:t>
            </w:r>
            <w:proofErr w:type="spellEnd"/>
            <w:r w:rsidRPr="0065576D">
              <w:rPr>
                <w:sz w:val="20"/>
                <w:szCs w:val="20"/>
              </w:rPr>
              <w:t xml:space="preserve"> directory of the parent ancillary data directory (e.g. /data/</w:t>
            </w:r>
            <w:proofErr w:type="spellStart"/>
            <w:r w:rsidRPr="0065576D">
              <w:rPr>
                <w:sz w:val="20"/>
                <w:szCs w:val="20"/>
              </w:rPr>
              <w:t>Ancil_Data</w:t>
            </w:r>
            <w:proofErr w:type="spellEnd"/>
            <w:r w:rsidRPr="0065576D">
              <w:rPr>
                <w:sz w:val="20"/>
                <w:szCs w:val="20"/>
              </w:rPr>
              <w:t>/</w:t>
            </w:r>
            <w:proofErr w:type="spellStart"/>
            <w:r w:rsidRPr="0065576D">
              <w:rPr>
                <w:sz w:val="20"/>
                <w:szCs w:val="20"/>
              </w:rPr>
              <w:t>sfc_data</w:t>
            </w:r>
            <w:proofErr w:type="spellEnd"/>
            <w:r w:rsidRPr="0065576D">
              <w:rPr>
                <w:sz w:val="20"/>
                <w:szCs w:val="20"/>
              </w:rPr>
              <w:t>/).  The filename is expected to be volcano_mask_1km.hdf. This flag should be set to 0.</w:t>
            </w:r>
          </w:p>
        </w:tc>
      </w:tr>
      <w:tr w:rsidR="0065576D" w:rsidRPr="0065576D" w14:paraId="249DAE5D" w14:textId="77777777" w:rsidTr="009D7ADA">
        <w:tc>
          <w:tcPr>
            <w:tcW w:w="908" w:type="dxa"/>
          </w:tcPr>
          <w:p w14:paraId="14A0CCF4" w14:textId="77777777" w:rsidR="009D7ADA" w:rsidRPr="0065576D" w:rsidRDefault="009D7ADA" w:rsidP="00DC4D20">
            <w:pPr>
              <w:rPr>
                <w:sz w:val="20"/>
                <w:szCs w:val="20"/>
              </w:rPr>
            </w:pPr>
            <w:r w:rsidRPr="0065576D">
              <w:rPr>
                <w:sz w:val="20"/>
                <w:szCs w:val="20"/>
              </w:rPr>
              <w:t>54</w:t>
            </w:r>
          </w:p>
        </w:tc>
        <w:tc>
          <w:tcPr>
            <w:tcW w:w="2537" w:type="dxa"/>
          </w:tcPr>
          <w:p w14:paraId="77E3788A" w14:textId="77777777" w:rsidR="009D7ADA" w:rsidRPr="0065576D" w:rsidRDefault="009D7ADA" w:rsidP="00A46B4D">
            <w:pPr>
              <w:rPr>
                <w:sz w:val="20"/>
                <w:szCs w:val="20"/>
              </w:rPr>
            </w:pPr>
            <w:proofErr w:type="spellStart"/>
            <w:proofErr w:type="gramStart"/>
            <w:r w:rsidRPr="0065576D">
              <w:rPr>
                <w:sz w:val="20"/>
                <w:szCs w:val="20"/>
              </w:rPr>
              <w:t>solzen</w:t>
            </w:r>
            <w:proofErr w:type="gramEnd"/>
            <w:r w:rsidRPr="0065576D">
              <w:rPr>
                <w:sz w:val="20"/>
                <w:szCs w:val="20"/>
              </w:rPr>
              <w:t>_min_limit</w:t>
            </w:r>
            <w:proofErr w:type="spellEnd"/>
            <w:r w:rsidRPr="0065576D">
              <w:rPr>
                <w:sz w:val="20"/>
                <w:szCs w:val="20"/>
              </w:rPr>
              <w:t xml:space="preserve">, </w:t>
            </w:r>
            <w:proofErr w:type="spellStart"/>
            <w:r w:rsidRPr="0065576D">
              <w:rPr>
                <w:sz w:val="20"/>
                <w:szCs w:val="20"/>
              </w:rPr>
              <w:t>solzen_max_limit</w:t>
            </w:r>
            <w:proofErr w:type="spellEnd"/>
            <w:r w:rsidRPr="0065576D">
              <w:rPr>
                <w:sz w:val="20"/>
                <w:szCs w:val="20"/>
              </w:rPr>
              <w:t xml:space="preserve"> </w:t>
            </w:r>
          </w:p>
        </w:tc>
        <w:tc>
          <w:tcPr>
            <w:tcW w:w="1099" w:type="dxa"/>
          </w:tcPr>
          <w:p w14:paraId="6C944668" w14:textId="77777777" w:rsidR="009D7ADA" w:rsidRPr="0065576D" w:rsidRDefault="00A46B4D" w:rsidP="00DC4D20">
            <w:pPr>
              <w:rPr>
                <w:sz w:val="20"/>
                <w:szCs w:val="20"/>
              </w:rPr>
            </w:pPr>
            <w:r w:rsidRPr="0065576D">
              <w:rPr>
                <w:sz w:val="20"/>
                <w:szCs w:val="20"/>
              </w:rPr>
              <w:t xml:space="preserve">2 </w:t>
            </w:r>
            <w:proofErr w:type="spellStart"/>
            <w:r w:rsidRPr="0065576D">
              <w:rPr>
                <w:sz w:val="20"/>
                <w:szCs w:val="20"/>
              </w:rPr>
              <w:t>reals</w:t>
            </w:r>
            <w:proofErr w:type="spellEnd"/>
          </w:p>
        </w:tc>
        <w:tc>
          <w:tcPr>
            <w:tcW w:w="4312" w:type="dxa"/>
          </w:tcPr>
          <w:p w14:paraId="0F5E02CA" w14:textId="77777777" w:rsidR="009D7ADA" w:rsidRPr="0065576D" w:rsidRDefault="009D7ADA" w:rsidP="00DC4D20">
            <w:pPr>
              <w:rPr>
                <w:sz w:val="20"/>
                <w:szCs w:val="20"/>
              </w:rPr>
            </w:pPr>
            <w:r w:rsidRPr="0065576D">
              <w:rPr>
                <w:sz w:val="20"/>
                <w:szCs w:val="20"/>
              </w:rPr>
              <w:t>Value of minimum and maximum solar zenith angle (in degrees) to be processed.  The two numbers must be separated by a space.  These two values should be 0.0 and 180.0.</w:t>
            </w:r>
          </w:p>
        </w:tc>
      </w:tr>
      <w:tr w:rsidR="0065576D" w:rsidRPr="0065576D" w14:paraId="08446C4B" w14:textId="77777777" w:rsidTr="009D7ADA">
        <w:tc>
          <w:tcPr>
            <w:tcW w:w="908" w:type="dxa"/>
          </w:tcPr>
          <w:p w14:paraId="5036FB5A" w14:textId="77777777" w:rsidR="009D7ADA" w:rsidRPr="0065576D" w:rsidRDefault="009D7ADA" w:rsidP="00DC4D20">
            <w:pPr>
              <w:rPr>
                <w:sz w:val="20"/>
                <w:szCs w:val="20"/>
              </w:rPr>
            </w:pPr>
            <w:r w:rsidRPr="0065576D">
              <w:rPr>
                <w:sz w:val="20"/>
                <w:szCs w:val="20"/>
              </w:rPr>
              <w:t>55</w:t>
            </w:r>
          </w:p>
        </w:tc>
        <w:tc>
          <w:tcPr>
            <w:tcW w:w="2537" w:type="dxa"/>
          </w:tcPr>
          <w:p w14:paraId="6855962B" w14:textId="77777777" w:rsidR="009D7ADA" w:rsidRPr="0065576D" w:rsidRDefault="009D7ADA" w:rsidP="00DC4D20">
            <w:pPr>
              <w:rPr>
                <w:sz w:val="20"/>
                <w:szCs w:val="20"/>
              </w:rPr>
            </w:pPr>
            <w:proofErr w:type="spellStart"/>
            <w:proofErr w:type="gramStart"/>
            <w:r w:rsidRPr="0065576D">
              <w:rPr>
                <w:sz w:val="20"/>
                <w:szCs w:val="20"/>
              </w:rPr>
              <w:t>snow</w:t>
            </w:r>
            <w:proofErr w:type="gramEnd"/>
            <w:r w:rsidRPr="0065576D">
              <w:rPr>
                <w:sz w:val="20"/>
                <w:szCs w:val="20"/>
              </w:rPr>
              <w:t>_mask_flag</w:t>
            </w:r>
            <w:proofErr w:type="spellEnd"/>
          </w:p>
        </w:tc>
        <w:tc>
          <w:tcPr>
            <w:tcW w:w="1099" w:type="dxa"/>
          </w:tcPr>
          <w:p w14:paraId="366ECDBB"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53D75E2B" w14:textId="77777777" w:rsidR="009D7ADA" w:rsidRPr="0065576D" w:rsidRDefault="009D7ADA" w:rsidP="00DC4D20">
            <w:pPr>
              <w:rPr>
                <w:sz w:val="20"/>
                <w:szCs w:val="20"/>
              </w:rPr>
            </w:pPr>
            <w:r w:rsidRPr="0065576D">
              <w:rPr>
                <w:sz w:val="20"/>
                <w:szCs w:val="20"/>
              </w:rPr>
              <w:t>Determine which snow mask to use (0=NWP, 1=4km snow map, 2=</w:t>
            </w:r>
            <w:proofErr w:type="spellStart"/>
            <w:r w:rsidRPr="0065576D">
              <w:rPr>
                <w:sz w:val="20"/>
                <w:szCs w:val="20"/>
              </w:rPr>
              <w:t>GlobSnow</w:t>
            </w:r>
            <w:proofErr w:type="spellEnd"/>
            <w:r w:rsidRPr="0065576D">
              <w:rPr>
                <w:sz w:val="20"/>
                <w:szCs w:val="20"/>
              </w:rPr>
              <w:t xml:space="preserve">).  Using the NWP snow mask should be the last option.  The 4km snow map files are located in the directory from the </w:t>
            </w:r>
            <w:proofErr w:type="spellStart"/>
            <w:r w:rsidRPr="0065576D">
              <w:rPr>
                <w:sz w:val="20"/>
                <w:szCs w:val="20"/>
              </w:rPr>
              <w:t>snow_data_dir</w:t>
            </w:r>
            <w:proofErr w:type="spellEnd"/>
            <w:r w:rsidRPr="0065576D">
              <w:rPr>
                <w:sz w:val="20"/>
                <w:szCs w:val="20"/>
              </w:rPr>
              <w:t xml:space="preserve"> defined above.  The </w:t>
            </w:r>
            <w:proofErr w:type="spellStart"/>
            <w:r w:rsidRPr="0065576D">
              <w:rPr>
                <w:sz w:val="20"/>
                <w:szCs w:val="20"/>
              </w:rPr>
              <w:t>GlobSnow</w:t>
            </w:r>
            <w:proofErr w:type="spellEnd"/>
            <w:r w:rsidRPr="0065576D">
              <w:rPr>
                <w:sz w:val="20"/>
                <w:szCs w:val="20"/>
              </w:rPr>
              <w:t xml:space="preserve"> files are located in the directory from </w:t>
            </w:r>
            <w:proofErr w:type="spellStart"/>
            <w:r w:rsidRPr="0065576D">
              <w:rPr>
                <w:sz w:val="20"/>
                <w:szCs w:val="20"/>
              </w:rPr>
              <w:t>globsnow_data_dir</w:t>
            </w:r>
            <w:proofErr w:type="spellEnd"/>
            <w:r w:rsidRPr="0065576D">
              <w:rPr>
                <w:sz w:val="20"/>
                <w:szCs w:val="20"/>
              </w:rPr>
              <w:t xml:space="preserve"> defined above.  Operationally, the 4km snow map files are use.  The flag should be set to 1.</w:t>
            </w:r>
          </w:p>
        </w:tc>
      </w:tr>
      <w:tr w:rsidR="0065576D" w:rsidRPr="0065576D" w14:paraId="58AF9EB4" w14:textId="77777777" w:rsidTr="009D7ADA">
        <w:tc>
          <w:tcPr>
            <w:tcW w:w="908" w:type="dxa"/>
          </w:tcPr>
          <w:p w14:paraId="43FB3676" w14:textId="77777777" w:rsidR="009D7ADA" w:rsidRPr="0065576D" w:rsidRDefault="009D7ADA" w:rsidP="00DC4D20">
            <w:pPr>
              <w:rPr>
                <w:sz w:val="20"/>
                <w:szCs w:val="20"/>
              </w:rPr>
            </w:pPr>
            <w:r w:rsidRPr="0065576D">
              <w:rPr>
                <w:sz w:val="20"/>
                <w:szCs w:val="20"/>
              </w:rPr>
              <w:t>56</w:t>
            </w:r>
          </w:p>
        </w:tc>
        <w:tc>
          <w:tcPr>
            <w:tcW w:w="2537" w:type="dxa"/>
          </w:tcPr>
          <w:p w14:paraId="17653612" w14:textId="77777777" w:rsidR="009D7ADA" w:rsidRPr="0065576D" w:rsidRDefault="009D7ADA" w:rsidP="00DC4D20">
            <w:pPr>
              <w:rPr>
                <w:sz w:val="20"/>
                <w:szCs w:val="20"/>
              </w:rPr>
            </w:pPr>
            <w:proofErr w:type="spellStart"/>
            <w:proofErr w:type="gramStart"/>
            <w:r w:rsidRPr="0065576D">
              <w:rPr>
                <w:sz w:val="20"/>
                <w:szCs w:val="20"/>
              </w:rPr>
              <w:t>dsc</w:t>
            </w:r>
            <w:proofErr w:type="gramEnd"/>
            <w:r w:rsidRPr="0065576D">
              <w:rPr>
                <w:sz w:val="20"/>
                <w:szCs w:val="20"/>
              </w:rPr>
              <w:t>_flag</w:t>
            </w:r>
            <w:proofErr w:type="spellEnd"/>
          </w:p>
        </w:tc>
        <w:tc>
          <w:tcPr>
            <w:tcW w:w="1099" w:type="dxa"/>
          </w:tcPr>
          <w:p w14:paraId="20D804EB"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1A415D93" w14:textId="77777777" w:rsidR="009D7ADA" w:rsidRPr="0065576D" w:rsidRDefault="009D7ADA" w:rsidP="00DC4D20">
            <w:pPr>
              <w:rPr>
                <w:sz w:val="20"/>
                <w:szCs w:val="20"/>
              </w:rPr>
            </w:pPr>
            <w:r w:rsidRPr="0065576D">
              <w:rPr>
                <w:sz w:val="20"/>
                <w:szCs w:val="20"/>
              </w:rPr>
              <w:t>Read in dark sky composites for geostationary satellite insolation products.   (0=no, 1=yes).  This flag should be set to 0.</w:t>
            </w:r>
          </w:p>
        </w:tc>
      </w:tr>
      <w:tr w:rsidR="0065576D" w:rsidRPr="0065576D" w14:paraId="5FA1D8CF" w14:textId="77777777" w:rsidTr="009D7ADA">
        <w:tc>
          <w:tcPr>
            <w:tcW w:w="908" w:type="dxa"/>
          </w:tcPr>
          <w:p w14:paraId="6468321C" w14:textId="77777777" w:rsidR="009D7ADA" w:rsidRPr="0065576D" w:rsidRDefault="009D7ADA" w:rsidP="00DC4D20">
            <w:pPr>
              <w:rPr>
                <w:sz w:val="20"/>
                <w:szCs w:val="20"/>
              </w:rPr>
            </w:pPr>
            <w:r w:rsidRPr="0065576D">
              <w:rPr>
                <w:sz w:val="20"/>
                <w:szCs w:val="20"/>
              </w:rPr>
              <w:t>57</w:t>
            </w:r>
          </w:p>
        </w:tc>
        <w:tc>
          <w:tcPr>
            <w:tcW w:w="2537" w:type="dxa"/>
          </w:tcPr>
          <w:p w14:paraId="0C574A65" w14:textId="77777777" w:rsidR="009D7ADA" w:rsidRPr="0065576D" w:rsidRDefault="009D7ADA" w:rsidP="00DC4D20">
            <w:pPr>
              <w:rPr>
                <w:sz w:val="20"/>
                <w:szCs w:val="20"/>
              </w:rPr>
            </w:pPr>
            <w:proofErr w:type="gramStart"/>
            <w:r w:rsidRPr="0065576D">
              <w:rPr>
                <w:sz w:val="20"/>
                <w:szCs w:val="20"/>
              </w:rPr>
              <w:t>channel</w:t>
            </w:r>
            <w:proofErr w:type="gramEnd"/>
            <w:r w:rsidRPr="0065576D">
              <w:rPr>
                <w:sz w:val="20"/>
                <w:szCs w:val="20"/>
              </w:rPr>
              <w:t xml:space="preserve"> 1-6_flags    </w:t>
            </w:r>
          </w:p>
        </w:tc>
        <w:tc>
          <w:tcPr>
            <w:tcW w:w="1099" w:type="dxa"/>
          </w:tcPr>
          <w:p w14:paraId="0BCDBF97" w14:textId="77777777" w:rsidR="009D7ADA" w:rsidRPr="0065576D" w:rsidRDefault="009D7ADA" w:rsidP="00DC4D20">
            <w:pPr>
              <w:rPr>
                <w:sz w:val="20"/>
                <w:szCs w:val="20"/>
              </w:rPr>
            </w:pPr>
            <w:r w:rsidRPr="0065576D">
              <w:rPr>
                <w:sz w:val="20"/>
                <w:szCs w:val="20"/>
              </w:rPr>
              <w:t>6 integers</w:t>
            </w:r>
          </w:p>
        </w:tc>
        <w:tc>
          <w:tcPr>
            <w:tcW w:w="4312" w:type="dxa"/>
          </w:tcPr>
          <w:p w14:paraId="6F3BAE7D" w14:textId="77777777" w:rsidR="009D7ADA" w:rsidRPr="0065576D" w:rsidRDefault="009D7ADA" w:rsidP="00DC4D20">
            <w:pPr>
              <w:rPr>
                <w:sz w:val="20"/>
                <w:szCs w:val="20"/>
              </w:rPr>
            </w:pPr>
            <w:r w:rsidRPr="0065576D">
              <w:rPr>
                <w:sz w:val="20"/>
                <w:szCs w:val="20"/>
              </w:rPr>
              <w:t>Channel on flags of channels 1,2,3,4,5,6 (0=not present, 1=present) separated by a space.  These are mapped to the MODIS band numbers.  Other satellites are then mapped to the matching MODIS band by comparing the central wavelength of each band.  It is easiest to simply use a flag of 1 for each channel.  The software will determine if the channel exists.</w:t>
            </w:r>
          </w:p>
        </w:tc>
      </w:tr>
      <w:tr w:rsidR="0065576D" w:rsidRPr="0065576D" w14:paraId="4D356D52" w14:textId="77777777" w:rsidTr="009D7ADA">
        <w:tc>
          <w:tcPr>
            <w:tcW w:w="908" w:type="dxa"/>
          </w:tcPr>
          <w:p w14:paraId="5F077083" w14:textId="77777777" w:rsidR="009D7ADA" w:rsidRPr="0065576D" w:rsidRDefault="009D7ADA" w:rsidP="00DC4D20">
            <w:pPr>
              <w:rPr>
                <w:sz w:val="20"/>
                <w:szCs w:val="20"/>
              </w:rPr>
            </w:pPr>
            <w:r w:rsidRPr="0065576D">
              <w:rPr>
                <w:sz w:val="20"/>
                <w:szCs w:val="20"/>
              </w:rPr>
              <w:t>58</w:t>
            </w:r>
          </w:p>
        </w:tc>
        <w:tc>
          <w:tcPr>
            <w:tcW w:w="2537" w:type="dxa"/>
          </w:tcPr>
          <w:p w14:paraId="3B744056" w14:textId="77777777" w:rsidR="009D7ADA" w:rsidRPr="0065576D" w:rsidRDefault="009D7ADA" w:rsidP="00DC4D20">
            <w:pPr>
              <w:rPr>
                <w:sz w:val="20"/>
                <w:szCs w:val="20"/>
              </w:rPr>
            </w:pPr>
            <w:proofErr w:type="gramStart"/>
            <w:r w:rsidRPr="0065576D">
              <w:rPr>
                <w:sz w:val="20"/>
                <w:szCs w:val="20"/>
              </w:rPr>
              <w:t>channel</w:t>
            </w:r>
            <w:proofErr w:type="gramEnd"/>
            <w:r w:rsidRPr="0065576D">
              <w:rPr>
                <w:sz w:val="20"/>
                <w:szCs w:val="20"/>
              </w:rPr>
              <w:t xml:space="preserve"> 7-12_flags</w:t>
            </w:r>
          </w:p>
        </w:tc>
        <w:tc>
          <w:tcPr>
            <w:tcW w:w="1099" w:type="dxa"/>
          </w:tcPr>
          <w:p w14:paraId="75D4E88C" w14:textId="77777777" w:rsidR="009D7ADA" w:rsidRPr="0065576D" w:rsidRDefault="009D7ADA" w:rsidP="00DC4D20">
            <w:pPr>
              <w:rPr>
                <w:sz w:val="20"/>
                <w:szCs w:val="20"/>
              </w:rPr>
            </w:pPr>
            <w:r w:rsidRPr="0065576D">
              <w:rPr>
                <w:sz w:val="20"/>
                <w:szCs w:val="20"/>
              </w:rPr>
              <w:t>6 integers</w:t>
            </w:r>
          </w:p>
        </w:tc>
        <w:tc>
          <w:tcPr>
            <w:tcW w:w="4312" w:type="dxa"/>
          </w:tcPr>
          <w:p w14:paraId="03EA43BD" w14:textId="77777777" w:rsidR="009D7ADA" w:rsidRPr="0065576D" w:rsidRDefault="009D7ADA" w:rsidP="00DC4D20">
            <w:pPr>
              <w:rPr>
                <w:sz w:val="20"/>
                <w:szCs w:val="20"/>
              </w:rPr>
            </w:pPr>
            <w:r w:rsidRPr="0065576D">
              <w:rPr>
                <w:sz w:val="20"/>
                <w:szCs w:val="20"/>
              </w:rPr>
              <w:t>Channel on flags of channels 7,8,9,10,11,12 (0=not present, 1=present) separated by a space.  See above for description.  The user should set these to 1.</w:t>
            </w:r>
          </w:p>
        </w:tc>
      </w:tr>
      <w:tr w:rsidR="0065576D" w:rsidRPr="0065576D" w14:paraId="4F3B5633" w14:textId="77777777" w:rsidTr="009D7ADA">
        <w:tc>
          <w:tcPr>
            <w:tcW w:w="908" w:type="dxa"/>
          </w:tcPr>
          <w:p w14:paraId="15AFBD75" w14:textId="77777777" w:rsidR="009D7ADA" w:rsidRPr="0065576D" w:rsidRDefault="009D7ADA" w:rsidP="00DC4D20">
            <w:pPr>
              <w:rPr>
                <w:sz w:val="20"/>
                <w:szCs w:val="20"/>
              </w:rPr>
            </w:pPr>
            <w:r w:rsidRPr="0065576D">
              <w:rPr>
                <w:sz w:val="20"/>
                <w:szCs w:val="20"/>
              </w:rPr>
              <w:t>59</w:t>
            </w:r>
          </w:p>
        </w:tc>
        <w:tc>
          <w:tcPr>
            <w:tcW w:w="2537" w:type="dxa"/>
          </w:tcPr>
          <w:p w14:paraId="1203DCBE" w14:textId="77777777" w:rsidR="009D7ADA" w:rsidRPr="0065576D" w:rsidRDefault="009D7ADA" w:rsidP="00DC4D20">
            <w:pPr>
              <w:rPr>
                <w:sz w:val="20"/>
                <w:szCs w:val="20"/>
              </w:rPr>
            </w:pPr>
            <w:proofErr w:type="gramStart"/>
            <w:r w:rsidRPr="0065576D">
              <w:rPr>
                <w:sz w:val="20"/>
                <w:szCs w:val="20"/>
              </w:rPr>
              <w:t>channel</w:t>
            </w:r>
            <w:proofErr w:type="gramEnd"/>
            <w:r w:rsidRPr="0065576D">
              <w:rPr>
                <w:sz w:val="20"/>
                <w:szCs w:val="20"/>
              </w:rPr>
              <w:t xml:space="preserve"> 13-18_flags</w:t>
            </w:r>
          </w:p>
        </w:tc>
        <w:tc>
          <w:tcPr>
            <w:tcW w:w="1099" w:type="dxa"/>
          </w:tcPr>
          <w:p w14:paraId="39381115" w14:textId="77777777" w:rsidR="009D7ADA" w:rsidRPr="0065576D" w:rsidRDefault="009D7ADA" w:rsidP="00DC4D20">
            <w:pPr>
              <w:rPr>
                <w:sz w:val="20"/>
                <w:szCs w:val="20"/>
              </w:rPr>
            </w:pPr>
            <w:r w:rsidRPr="0065576D">
              <w:rPr>
                <w:sz w:val="20"/>
                <w:szCs w:val="20"/>
              </w:rPr>
              <w:t>6 integers</w:t>
            </w:r>
          </w:p>
        </w:tc>
        <w:tc>
          <w:tcPr>
            <w:tcW w:w="4312" w:type="dxa"/>
          </w:tcPr>
          <w:p w14:paraId="36F424FA" w14:textId="77777777" w:rsidR="009D7ADA" w:rsidRPr="0065576D" w:rsidRDefault="009D7ADA" w:rsidP="00DC4D20">
            <w:pPr>
              <w:rPr>
                <w:sz w:val="20"/>
                <w:szCs w:val="20"/>
              </w:rPr>
            </w:pPr>
            <w:r w:rsidRPr="0065576D">
              <w:rPr>
                <w:sz w:val="20"/>
                <w:szCs w:val="20"/>
              </w:rPr>
              <w:t>Channel on flags of channels 13,14,15,16,17,18 (0=not present, 1=present) separated by a space.  See above for description.  The user should set these to 1.</w:t>
            </w:r>
          </w:p>
        </w:tc>
      </w:tr>
      <w:tr w:rsidR="0065576D" w:rsidRPr="0065576D" w14:paraId="1409D086" w14:textId="77777777" w:rsidTr="009D7ADA">
        <w:tc>
          <w:tcPr>
            <w:tcW w:w="908" w:type="dxa"/>
          </w:tcPr>
          <w:p w14:paraId="3266B207" w14:textId="77777777" w:rsidR="009D7ADA" w:rsidRPr="0065576D" w:rsidRDefault="009D7ADA" w:rsidP="00DC4D20">
            <w:pPr>
              <w:rPr>
                <w:sz w:val="20"/>
                <w:szCs w:val="20"/>
              </w:rPr>
            </w:pPr>
            <w:r w:rsidRPr="0065576D">
              <w:rPr>
                <w:sz w:val="20"/>
                <w:szCs w:val="20"/>
              </w:rPr>
              <w:t>60</w:t>
            </w:r>
          </w:p>
        </w:tc>
        <w:tc>
          <w:tcPr>
            <w:tcW w:w="2537" w:type="dxa"/>
          </w:tcPr>
          <w:p w14:paraId="28C885AB" w14:textId="77777777" w:rsidR="009D7ADA" w:rsidRPr="0065576D" w:rsidRDefault="009D7ADA" w:rsidP="00DC4D20">
            <w:pPr>
              <w:rPr>
                <w:sz w:val="20"/>
                <w:szCs w:val="20"/>
              </w:rPr>
            </w:pPr>
            <w:proofErr w:type="gramStart"/>
            <w:r w:rsidRPr="0065576D">
              <w:rPr>
                <w:sz w:val="20"/>
                <w:szCs w:val="20"/>
              </w:rPr>
              <w:t>channel</w:t>
            </w:r>
            <w:proofErr w:type="gramEnd"/>
            <w:r w:rsidRPr="0065576D">
              <w:rPr>
                <w:sz w:val="20"/>
                <w:szCs w:val="20"/>
              </w:rPr>
              <w:t xml:space="preserve"> 19-24_flags</w:t>
            </w:r>
          </w:p>
        </w:tc>
        <w:tc>
          <w:tcPr>
            <w:tcW w:w="1099" w:type="dxa"/>
          </w:tcPr>
          <w:p w14:paraId="2FBCC3C5" w14:textId="77777777" w:rsidR="009D7ADA" w:rsidRPr="0065576D" w:rsidRDefault="009D7ADA" w:rsidP="00DC4D20">
            <w:pPr>
              <w:rPr>
                <w:sz w:val="20"/>
                <w:szCs w:val="20"/>
              </w:rPr>
            </w:pPr>
            <w:r w:rsidRPr="0065576D">
              <w:rPr>
                <w:sz w:val="20"/>
                <w:szCs w:val="20"/>
              </w:rPr>
              <w:t>6 integers</w:t>
            </w:r>
          </w:p>
        </w:tc>
        <w:tc>
          <w:tcPr>
            <w:tcW w:w="4312" w:type="dxa"/>
          </w:tcPr>
          <w:p w14:paraId="77AF1D74" w14:textId="77777777" w:rsidR="009D7ADA" w:rsidRPr="0065576D" w:rsidRDefault="009D7ADA" w:rsidP="00DC4D20">
            <w:pPr>
              <w:rPr>
                <w:sz w:val="20"/>
                <w:szCs w:val="20"/>
              </w:rPr>
            </w:pPr>
            <w:r w:rsidRPr="0065576D">
              <w:rPr>
                <w:sz w:val="20"/>
                <w:szCs w:val="20"/>
              </w:rPr>
              <w:t xml:space="preserve">Channel on flags of channels 19,20,21,22,23,24 (0=not present, 1=present) separated by a </w:t>
            </w:r>
            <w:r w:rsidRPr="0065576D">
              <w:rPr>
                <w:sz w:val="20"/>
                <w:szCs w:val="20"/>
              </w:rPr>
              <w:lastRenderedPageBreak/>
              <w:t>space.  See above for description.  The user should set these to 1.</w:t>
            </w:r>
          </w:p>
        </w:tc>
      </w:tr>
      <w:tr w:rsidR="0065576D" w:rsidRPr="0065576D" w14:paraId="48D19C35" w14:textId="77777777" w:rsidTr="009D7ADA">
        <w:tc>
          <w:tcPr>
            <w:tcW w:w="908" w:type="dxa"/>
          </w:tcPr>
          <w:p w14:paraId="57914F03" w14:textId="77777777" w:rsidR="009D7ADA" w:rsidRPr="0065576D" w:rsidRDefault="009D7ADA" w:rsidP="00DC4D20">
            <w:pPr>
              <w:rPr>
                <w:sz w:val="20"/>
                <w:szCs w:val="20"/>
              </w:rPr>
            </w:pPr>
            <w:r w:rsidRPr="0065576D">
              <w:rPr>
                <w:sz w:val="20"/>
                <w:szCs w:val="20"/>
              </w:rPr>
              <w:lastRenderedPageBreak/>
              <w:t>61</w:t>
            </w:r>
          </w:p>
        </w:tc>
        <w:tc>
          <w:tcPr>
            <w:tcW w:w="2537" w:type="dxa"/>
          </w:tcPr>
          <w:p w14:paraId="7C9117FA" w14:textId="77777777" w:rsidR="009D7ADA" w:rsidRPr="0065576D" w:rsidRDefault="009D7ADA" w:rsidP="00DC4D20">
            <w:pPr>
              <w:rPr>
                <w:sz w:val="20"/>
                <w:szCs w:val="20"/>
              </w:rPr>
            </w:pPr>
            <w:proofErr w:type="gramStart"/>
            <w:r w:rsidRPr="0065576D">
              <w:rPr>
                <w:sz w:val="20"/>
                <w:szCs w:val="20"/>
              </w:rPr>
              <w:t>channel</w:t>
            </w:r>
            <w:proofErr w:type="gramEnd"/>
            <w:r w:rsidRPr="0065576D">
              <w:rPr>
                <w:sz w:val="20"/>
                <w:szCs w:val="20"/>
              </w:rPr>
              <w:t xml:space="preserve"> 25-30_flags</w:t>
            </w:r>
          </w:p>
        </w:tc>
        <w:tc>
          <w:tcPr>
            <w:tcW w:w="1099" w:type="dxa"/>
          </w:tcPr>
          <w:p w14:paraId="6551D59E" w14:textId="77777777" w:rsidR="009D7ADA" w:rsidRPr="0065576D" w:rsidRDefault="009D7ADA" w:rsidP="00DC4D20">
            <w:pPr>
              <w:rPr>
                <w:sz w:val="20"/>
                <w:szCs w:val="20"/>
              </w:rPr>
            </w:pPr>
            <w:r w:rsidRPr="0065576D">
              <w:rPr>
                <w:sz w:val="20"/>
                <w:szCs w:val="20"/>
              </w:rPr>
              <w:t>6 integers</w:t>
            </w:r>
          </w:p>
        </w:tc>
        <w:tc>
          <w:tcPr>
            <w:tcW w:w="4312" w:type="dxa"/>
          </w:tcPr>
          <w:p w14:paraId="0F7CFBB9" w14:textId="77777777" w:rsidR="009D7ADA" w:rsidRPr="0065576D" w:rsidRDefault="009D7ADA" w:rsidP="00DC4D20">
            <w:pPr>
              <w:rPr>
                <w:sz w:val="20"/>
                <w:szCs w:val="20"/>
              </w:rPr>
            </w:pPr>
            <w:r w:rsidRPr="0065576D">
              <w:rPr>
                <w:sz w:val="20"/>
                <w:szCs w:val="20"/>
              </w:rPr>
              <w:t>Channel on flags of channels 25,26,27,28,29,30 (0=not present, 1=present) separated by a space.  See above for description.  The user should set these to 1.</w:t>
            </w:r>
          </w:p>
        </w:tc>
      </w:tr>
      <w:tr w:rsidR="0065576D" w:rsidRPr="0065576D" w14:paraId="707B6E5C" w14:textId="77777777" w:rsidTr="009D7ADA">
        <w:tc>
          <w:tcPr>
            <w:tcW w:w="908" w:type="dxa"/>
          </w:tcPr>
          <w:p w14:paraId="2C627958" w14:textId="77777777" w:rsidR="009D7ADA" w:rsidRPr="0065576D" w:rsidRDefault="009D7ADA" w:rsidP="00DC4D20">
            <w:pPr>
              <w:rPr>
                <w:sz w:val="20"/>
                <w:szCs w:val="20"/>
              </w:rPr>
            </w:pPr>
            <w:r w:rsidRPr="0065576D">
              <w:rPr>
                <w:sz w:val="20"/>
                <w:szCs w:val="20"/>
              </w:rPr>
              <w:t>62</w:t>
            </w:r>
          </w:p>
        </w:tc>
        <w:tc>
          <w:tcPr>
            <w:tcW w:w="2537" w:type="dxa"/>
          </w:tcPr>
          <w:p w14:paraId="58D5E182" w14:textId="77777777" w:rsidR="009D7ADA" w:rsidRPr="0065576D" w:rsidRDefault="009D7ADA" w:rsidP="00DC4D20">
            <w:pPr>
              <w:rPr>
                <w:sz w:val="20"/>
                <w:szCs w:val="20"/>
              </w:rPr>
            </w:pPr>
            <w:proofErr w:type="gramStart"/>
            <w:r w:rsidRPr="0065576D">
              <w:rPr>
                <w:sz w:val="20"/>
                <w:szCs w:val="20"/>
              </w:rPr>
              <w:t>channel</w:t>
            </w:r>
            <w:proofErr w:type="gramEnd"/>
            <w:r w:rsidRPr="0065576D">
              <w:rPr>
                <w:sz w:val="20"/>
                <w:szCs w:val="20"/>
              </w:rPr>
              <w:t xml:space="preserve"> 31-36_flags</w:t>
            </w:r>
          </w:p>
        </w:tc>
        <w:tc>
          <w:tcPr>
            <w:tcW w:w="1099" w:type="dxa"/>
          </w:tcPr>
          <w:p w14:paraId="20392F71" w14:textId="77777777" w:rsidR="009D7ADA" w:rsidRPr="0065576D" w:rsidRDefault="009D7ADA" w:rsidP="00DC4D20">
            <w:pPr>
              <w:rPr>
                <w:sz w:val="20"/>
                <w:szCs w:val="20"/>
              </w:rPr>
            </w:pPr>
            <w:r w:rsidRPr="0065576D">
              <w:rPr>
                <w:sz w:val="20"/>
                <w:szCs w:val="20"/>
              </w:rPr>
              <w:t>6 integers</w:t>
            </w:r>
          </w:p>
        </w:tc>
        <w:tc>
          <w:tcPr>
            <w:tcW w:w="4312" w:type="dxa"/>
          </w:tcPr>
          <w:p w14:paraId="4CDDB527" w14:textId="77777777" w:rsidR="009D7ADA" w:rsidRPr="0065576D" w:rsidRDefault="009D7ADA" w:rsidP="00DC4D20">
            <w:pPr>
              <w:rPr>
                <w:sz w:val="20"/>
                <w:szCs w:val="20"/>
              </w:rPr>
            </w:pPr>
            <w:r w:rsidRPr="0065576D">
              <w:rPr>
                <w:sz w:val="20"/>
                <w:szCs w:val="20"/>
              </w:rPr>
              <w:t>Channel on flags of channels 31,32,33,34,35,36 (0=not present, 1=present) separated by a space.  See above for description.  The user should set these to 1.</w:t>
            </w:r>
          </w:p>
        </w:tc>
      </w:tr>
      <w:tr w:rsidR="0065576D" w:rsidRPr="0065576D" w14:paraId="4CB87166" w14:textId="77777777" w:rsidTr="009D7ADA">
        <w:tc>
          <w:tcPr>
            <w:tcW w:w="908" w:type="dxa"/>
          </w:tcPr>
          <w:p w14:paraId="4A45AD6B" w14:textId="77777777" w:rsidR="009D7ADA" w:rsidRPr="0065576D" w:rsidRDefault="009D7ADA" w:rsidP="00DC4D20">
            <w:pPr>
              <w:rPr>
                <w:sz w:val="20"/>
                <w:szCs w:val="20"/>
              </w:rPr>
            </w:pPr>
            <w:r w:rsidRPr="0065576D">
              <w:rPr>
                <w:sz w:val="20"/>
                <w:szCs w:val="20"/>
              </w:rPr>
              <w:t>63</w:t>
            </w:r>
          </w:p>
        </w:tc>
        <w:tc>
          <w:tcPr>
            <w:tcW w:w="2537" w:type="dxa"/>
          </w:tcPr>
          <w:p w14:paraId="6E1AAE38" w14:textId="77777777" w:rsidR="009D7ADA" w:rsidRPr="0065576D" w:rsidRDefault="009D7ADA" w:rsidP="00DC4D20">
            <w:pPr>
              <w:rPr>
                <w:sz w:val="20"/>
                <w:szCs w:val="20"/>
              </w:rPr>
            </w:pPr>
            <w:proofErr w:type="gramStart"/>
            <w:r w:rsidRPr="0065576D">
              <w:rPr>
                <w:sz w:val="20"/>
                <w:szCs w:val="20"/>
              </w:rPr>
              <w:t>channel</w:t>
            </w:r>
            <w:proofErr w:type="gramEnd"/>
            <w:r w:rsidRPr="0065576D">
              <w:rPr>
                <w:sz w:val="20"/>
                <w:szCs w:val="20"/>
              </w:rPr>
              <w:t xml:space="preserve"> i1-i5,DNB</w:t>
            </w:r>
          </w:p>
        </w:tc>
        <w:tc>
          <w:tcPr>
            <w:tcW w:w="1099" w:type="dxa"/>
          </w:tcPr>
          <w:p w14:paraId="109A9E12" w14:textId="77777777" w:rsidR="009D7ADA" w:rsidRPr="0065576D" w:rsidRDefault="009D7ADA" w:rsidP="00DC4D20">
            <w:pPr>
              <w:rPr>
                <w:sz w:val="20"/>
                <w:szCs w:val="20"/>
              </w:rPr>
            </w:pPr>
            <w:r w:rsidRPr="0065576D">
              <w:rPr>
                <w:sz w:val="20"/>
                <w:szCs w:val="20"/>
              </w:rPr>
              <w:t>6 integers</w:t>
            </w:r>
          </w:p>
        </w:tc>
        <w:tc>
          <w:tcPr>
            <w:tcW w:w="4312" w:type="dxa"/>
          </w:tcPr>
          <w:p w14:paraId="16AED89B" w14:textId="77777777" w:rsidR="009D7ADA" w:rsidRPr="0065576D" w:rsidRDefault="009D7ADA" w:rsidP="00DC4D20">
            <w:pPr>
              <w:rPr>
                <w:sz w:val="20"/>
                <w:szCs w:val="20"/>
              </w:rPr>
            </w:pPr>
            <w:r w:rsidRPr="0065576D">
              <w:rPr>
                <w:sz w:val="20"/>
                <w:szCs w:val="20"/>
              </w:rPr>
              <w:t>Channel on flags of VIIRS channels i1</w:t>
            </w:r>
            <w:proofErr w:type="gramStart"/>
            <w:r w:rsidRPr="0065576D">
              <w:rPr>
                <w:sz w:val="20"/>
                <w:szCs w:val="20"/>
              </w:rPr>
              <w:t>,i2,i3,i4,i5,DNB</w:t>
            </w:r>
            <w:proofErr w:type="gramEnd"/>
            <w:r w:rsidRPr="0065576D">
              <w:rPr>
                <w:sz w:val="20"/>
                <w:szCs w:val="20"/>
              </w:rPr>
              <w:t xml:space="preserve"> (0=not present, 1=present) separated by a space.  See above for description.  The user should set these to 1.</w:t>
            </w:r>
          </w:p>
        </w:tc>
      </w:tr>
      <w:tr w:rsidR="0065576D" w:rsidRPr="0065576D" w14:paraId="5C5A4E95" w14:textId="77777777" w:rsidTr="009D7ADA">
        <w:tc>
          <w:tcPr>
            <w:tcW w:w="908" w:type="dxa"/>
          </w:tcPr>
          <w:p w14:paraId="5AE32DA5" w14:textId="77777777" w:rsidR="009D7ADA" w:rsidRPr="0065576D" w:rsidRDefault="009D7ADA" w:rsidP="00DC4D20">
            <w:pPr>
              <w:rPr>
                <w:sz w:val="20"/>
                <w:szCs w:val="20"/>
              </w:rPr>
            </w:pPr>
            <w:r w:rsidRPr="0065576D">
              <w:rPr>
                <w:sz w:val="20"/>
                <w:szCs w:val="20"/>
              </w:rPr>
              <w:t>64</w:t>
            </w:r>
          </w:p>
        </w:tc>
        <w:tc>
          <w:tcPr>
            <w:tcW w:w="2537" w:type="dxa"/>
          </w:tcPr>
          <w:p w14:paraId="585AF9BE" w14:textId="77777777" w:rsidR="009D7ADA" w:rsidRPr="0065576D" w:rsidRDefault="009D7ADA" w:rsidP="00DC4D20">
            <w:pPr>
              <w:rPr>
                <w:sz w:val="20"/>
                <w:szCs w:val="20"/>
              </w:rPr>
            </w:pPr>
            <w:proofErr w:type="spellStart"/>
            <w:proofErr w:type="gramStart"/>
            <w:r w:rsidRPr="0065576D">
              <w:rPr>
                <w:sz w:val="20"/>
                <w:szCs w:val="20"/>
              </w:rPr>
              <w:t>dcomp</w:t>
            </w:r>
            <w:proofErr w:type="gramEnd"/>
            <w:r w:rsidRPr="0065576D">
              <w:rPr>
                <w:sz w:val="20"/>
                <w:szCs w:val="20"/>
              </w:rPr>
              <w:t>_mode</w:t>
            </w:r>
            <w:proofErr w:type="spellEnd"/>
            <w:r w:rsidRPr="0065576D">
              <w:rPr>
                <w:sz w:val="20"/>
                <w:szCs w:val="20"/>
              </w:rPr>
              <w:t xml:space="preserve">  </w:t>
            </w:r>
          </w:p>
        </w:tc>
        <w:tc>
          <w:tcPr>
            <w:tcW w:w="1099" w:type="dxa"/>
          </w:tcPr>
          <w:p w14:paraId="352BCFF5"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6CD5ACFD" w14:textId="77777777" w:rsidR="009D7ADA" w:rsidRPr="0065576D" w:rsidRDefault="009D7ADA" w:rsidP="00DC4D20">
            <w:pPr>
              <w:rPr>
                <w:sz w:val="20"/>
                <w:szCs w:val="20"/>
              </w:rPr>
            </w:pPr>
            <w:r w:rsidRPr="0065576D">
              <w:rPr>
                <w:sz w:val="20"/>
                <w:szCs w:val="20"/>
              </w:rPr>
              <w:t>Set to 1 to use 0</w:t>
            </w:r>
            <w:proofErr w:type="gramStart"/>
            <w:r w:rsidRPr="0065576D">
              <w:rPr>
                <w:sz w:val="20"/>
                <w:szCs w:val="20"/>
              </w:rPr>
              <w:t xml:space="preserve">.6 </w:t>
            </w:r>
            <w:r w:rsidRPr="0065576D">
              <w:rPr>
                <w:sz w:val="20"/>
                <w:szCs w:val="20"/>
              </w:rPr>
              <w:sym w:font="Symbol" w:char="F06D"/>
            </w:r>
            <w:r w:rsidRPr="0065576D">
              <w:rPr>
                <w:sz w:val="20"/>
                <w:szCs w:val="20"/>
              </w:rPr>
              <w:t>m/</w:t>
            </w:r>
            <w:proofErr w:type="gramEnd"/>
            <w:r w:rsidRPr="0065576D">
              <w:rPr>
                <w:sz w:val="20"/>
                <w:szCs w:val="20"/>
              </w:rPr>
              <w:t xml:space="preserve">1.6 </w:t>
            </w:r>
            <w:r w:rsidRPr="0065576D">
              <w:rPr>
                <w:sz w:val="20"/>
                <w:szCs w:val="20"/>
              </w:rPr>
              <w:sym w:font="Symbol" w:char="F06D"/>
            </w:r>
            <w:r w:rsidRPr="0065576D">
              <w:rPr>
                <w:sz w:val="20"/>
                <w:szCs w:val="20"/>
              </w:rPr>
              <w:t xml:space="preserve">m channel combination for the Daytime Cloud Optical Microphysical Parameters (DCOMP) Mode.  Set to 2 to use 0.6 </w:t>
            </w:r>
            <w:r w:rsidRPr="0065576D">
              <w:rPr>
                <w:sz w:val="20"/>
                <w:szCs w:val="20"/>
              </w:rPr>
              <w:sym w:font="Symbol" w:char="F06D"/>
            </w:r>
            <w:r w:rsidRPr="0065576D">
              <w:rPr>
                <w:sz w:val="20"/>
                <w:szCs w:val="20"/>
              </w:rPr>
              <w:t xml:space="preserve">m/2.2 </w:t>
            </w:r>
            <w:r w:rsidRPr="0065576D">
              <w:rPr>
                <w:sz w:val="20"/>
                <w:szCs w:val="20"/>
              </w:rPr>
              <w:sym w:font="Symbol" w:char="F06D"/>
            </w:r>
            <w:r w:rsidRPr="0065576D">
              <w:rPr>
                <w:sz w:val="20"/>
                <w:szCs w:val="20"/>
              </w:rPr>
              <w:t xml:space="preserve">m DCOMP Mode.  Set to 3 to use 0.6 </w:t>
            </w:r>
            <w:r w:rsidRPr="0065576D">
              <w:rPr>
                <w:sz w:val="20"/>
                <w:szCs w:val="20"/>
              </w:rPr>
              <w:sym w:font="Symbol" w:char="F06D"/>
            </w:r>
            <w:r w:rsidRPr="0065576D">
              <w:rPr>
                <w:sz w:val="20"/>
                <w:szCs w:val="20"/>
              </w:rPr>
              <w:t xml:space="preserve">m/3.7 </w:t>
            </w:r>
            <w:r w:rsidRPr="0065576D">
              <w:rPr>
                <w:sz w:val="20"/>
                <w:szCs w:val="20"/>
              </w:rPr>
              <w:sym w:font="Symbol" w:char="F06D"/>
            </w:r>
            <w:r w:rsidRPr="0065576D">
              <w:rPr>
                <w:sz w:val="20"/>
                <w:szCs w:val="20"/>
              </w:rPr>
              <w:t>m DCOMP Mode.  DCOMP provides pixel level Cloud Optical Depth (COD) and Cloud effective Particle Size (CPS).  In operations, GOES uses flag 3, AVHRR uses flag 1, MODIS uses 3, and VIIRS uses 1.</w:t>
            </w:r>
          </w:p>
        </w:tc>
      </w:tr>
      <w:tr w:rsidR="0065576D" w:rsidRPr="0065576D" w14:paraId="3DF29099" w14:textId="77777777" w:rsidTr="009D7ADA">
        <w:tc>
          <w:tcPr>
            <w:tcW w:w="908" w:type="dxa"/>
          </w:tcPr>
          <w:p w14:paraId="0F85A0E5" w14:textId="77777777" w:rsidR="009D7ADA" w:rsidRPr="0065576D" w:rsidRDefault="009D7ADA" w:rsidP="00DC4D20">
            <w:pPr>
              <w:rPr>
                <w:sz w:val="20"/>
                <w:szCs w:val="20"/>
              </w:rPr>
            </w:pPr>
            <w:r w:rsidRPr="0065576D">
              <w:rPr>
                <w:sz w:val="20"/>
                <w:szCs w:val="20"/>
              </w:rPr>
              <w:t>65</w:t>
            </w:r>
          </w:p>
        </w:tc>
        <w:tc>
          <w:tcPr>
            <w:tcW w:w="2537" w:type="dxa"/>
          </w:tcPr>
          <w:p w14:paraId="147A20D9" w14:textId="77777777" w:rsidR="009D7ADA" w:rsidRPr="0065576D" w:rsidRDefault="009D7ADA" w:rsidP="00DC4D20">
            <w:pPr>
              <w:rPr>
                <w:sz w:val="20"/>
                <w:szCs w:val="20"/>
              </w:rPr>
            </w:pPr>
            <w:proofErr w:type="spellStart"/>
            <w:proofErr w:type="gramStart"/>
            <w:r w:rsidRPr="0065576D">
              <w:rPr>
                <w:sz w:val="20"/>
                <w:szCs w:val="20"/>
              </w:rPr>
              <w:t>acha</w:t>
            </w:r>
            <w:proofErr w:type="gramEnd"/>
            <w:r w:rsidRPr="0065576D">
              <w:rPr>
                <w:sz w:val="20"/>
                <w:szCs w:val="20"/>
              </w:rPr>
              <w:t>_mode</w:t>
            </w:r>
            <w:proofErr w:type="spellEnd"/>
          </w:p>
        </w:tc>
        <w:tc>
          <w:tcPr>
            <w:tcW w:w="1099" w:type="dxa"/>
          </w:tcPr>
          <w:p w14:paraId="2C4AEC64" w14:textId="77777777" w:rsidR="009D7ADA" w:rsidRPr="0065576D" w:rsidRDefault="009D7ADA" w:rsidP="00DC4D20">
            <w:pPr>
              <w:rPr>
                <w:sz w:val="20"/>
                <w:szCs w:val="20"/>
              </w:rPr>
            </w:pPr>
            <w:proofErr w:type="gramStart"/>
            <w:r w:rsidRPr="0065576D">
              <w:rPr>
                <w:sz w:val="20"/>
                <w:szCs w:val="20"/>
              </w:rPr>
              <w:t>integer</w:t>
            </w:r>
            <w:proofErr w:type="gramEnd"/>
          </w:p>
        </w:tc>
        <w:tc>
          <w:tcPr>
            <w:tcW w:w="4312" w:type="dxa"/>
          </w:tcPr>
          <w:p w14:paraId="515B7DB6" w14:textId="77777777" w:rsidR="009D7ADA" w:rsidRPr="0065576D" w:rsidRDefault="009D7ADA" w:rsidP="00DC4D20">
            <w:pPr>
              <w:rPr>
                <w:sz w:val="20"/>
                <w:szCs w:val="20"/>
              </w:rPr>
            </w:pPr>
            <w:r w:rsidRPr="0065576D">
              <w:rPr>
                <w:sz w:val="20"/>
                <w:szCs w:val="20"/>
              </w:rPr>
              <w:t xml:space="preserve">Set to 0 to use 11 </w:t>
            </w:r>
            <w:r w:rsidRPr="0065576D">
              <w:rPr>
                <w:sz w:val="20"/>
                <w:szCs w:val="20"/>
              </w:rPr>
              <w:sym w:font="Symbol" w:char="F06D"/>
            </w:r>
            <w:r w:rsidRPr="0065576D">
              <w:rPr>
                <w:sz w:val="20"/>
                <w:szCs w:val="20"/>
              </w:rPr>
              <w:t xml:space="preserve">m channel GOES-R ABI Cloud Height Algorithm (ACHA) Mode.  Set to 1 to use </w:t>
            </w:r>
            <w:proofErr w:type="gramStart"/>
            <w:r w:rsidRPr="0065576D">
              <w:rPr>
                <w:sz w:val="20"/>
                <w:szCs w:val="20"/>
              </w:rPr>
              <w:t xml:space="preserve">11 </w:t>
            </w:r>
            <w:r w:rsidRPr="0065576D">
              <w:rPr>
                <w:sz w:val="20"/>
                <w:szCs w:val="20"/>
              </w:rPr>
              <w:sym w:font="Symbol" w:char="F06D"/>
            </w:r>
            <w:r w:rsidRPr="0065576D">
              <w:rPr>
                <w:sz w:val="20"/>
                <w:szCs w:val="20"/>
              </w:rPr>
              <w:t>m/</w:t>
            </w:r>
            <w:proofErr w:type="gramEnd"/>
            <w:r w:rsidRPr="0065576D">
              <w:rPr>
                <w:sz w:val="20"/>
                <w:szCs w:val="20"/>
              </w:rPr>
              <w:t xml:space="preserve">12 </w:t>
            </w:r>
            <w:r w:rsidRPr="0065576D">
              <w:rPr>
                <w:sz w:val="20"/>
                <w:szCs w:val="20"/>
              </w:rPr>
              <w:sym w:font="Symbol" w:char="F06D"/>
            </w:r>
            <w:r w:rsidRPr="0065576D">
              <w:rPr>
                <w:sz w:val="20"/>
                <w:szCs w:val="20"/>
              </w:rPr>
              <w:t xml:space="preserve">m channel combination ACHA Mode.  Set to 2 to use </w:t>
            </w:r>
            <w:proofErr w:type="gramStart"/>
            <w:r w:rsidRPr="0065576D">
              <w:rPr>
                <w:sz w:val="20"/>
                <w:szCs w:val="20"/>
              </w:rPr>
              <w:t xml:space="preserve">11  </w:t>
            </w:r>
            <w:proofErr w:type="gramEnd"/>
            <w:r w:rsidRPr="0065576D">
              <w:rPr>
                <w:sz w:val="20"/>
                <w:szCs w:val="20"/>
              </w:rPr>
              <w:sym w:font="Symbol" w:char="F06D"/>
            </w:r>
            <w:r w:rsidRPr="0065576D">
              <w:rPr>
                <w:sz w:val="20"/>
                <w:szCs w:val="20"/>
              </w:rPr>
              <w:t xml:space="preserve">m/13.3 </w:t>
            </w:r>
            <w:r w:rsidRPr="0065576D">
              <w:rPr>
                <w:sz w:val="20"/>
                <w:szCs w:val="20"/>
              </w:rPr>
              <w:sym w:font="Symbol" w:char="F06D"/>
            </w:r>
            <w:r w:rsidRPr="0065576D">
              <w:rPr>
                <w:sz w:val="20"/>
                <w:szCs w:val="20"/>
              </w:rPr>
              <w:t xml:space="preserve">m ACHA Mode.  Set to 3 to use </w:t>
            </w:r>
            <w:proofErr w:type="gramStart"/>
            <w:r w:rsidRPr="0065576D">
              <w:rPr>
                <w:sz w:val="20"/>
                <w:szCs w:val="20"/>
              </w:rPr>
              <w:t xml:space="preserve">11 </w:t>
            </w:r>
            <w:r w:rsidRPr="0065576D">
              <w:rPr>
                <w:sz w:val="20"/>
                <w:szCs w:val="20"/>
              </w:rPr>
              <w:sym w:font="Symbol" w:char="F06D"/>
            </w:r>
            <w:r w:rsidRPr="0065576D">
              <w:rPr>
                <w:sz w:val="20"/>
                <w:szCs w:val="20"/>
              </w:rPr>
              <w:t>m/</w:t>
            </w:r>
            <w:proofErr w:type="gramEnd"/>
            <w:r w:rsidRPr="0065576D">
              <w:rPr>
                <w:sz w:val="20"/>
                <w:szCs w:val="20"/>
              </w:rPr>
              <w:t xml:space="preserve">12 </w:t>
            </w:r>
            <w:r w:rsidRPr="0065576D">
              <w:rPr>
                <w:sz w:val="20"/>
                <w:szCs w:val="20"/>
              </w:rPr>
              <w:sym w:font="Symbol" w:char="F06D"/>
            </w:r>
            <w:r w:rsidRPr="0065576D">
              <w:rPr>
                <w:sz w:val="20"/>
                <w:szCs w:val="20"/>
              </w:rPr>
              <w:t xml:space="preserve">m/13 </w:t>
            </w:r>
            <w:r w:rsidRPr="0065576D">
              <w:rPr>
                <w:sz w:val="20"/>
                <w:szCs w:val="20"/>
              </w:rPr>
              <w:sym w:font="Symbol" w:char="F06D"/>
            </w:r>
            <w:r w:rsidRPr="0065576D">
              <w:rPr>
                <w:sz w:val="20"/>
                <w:szCs w:val="20"/>
              </w:rPr>
              <w:t>m ACHA Mode.  Set to 4 to use 8</w:t>
            </w:r>
            <w:proofErr w:type="gramStart"/>
            <w:r w:rsidRPr="0065576D">
              <w:rPr>
                <w:sz w:val="20"/>
                <w:szCs w:val="20"/>
              </w:rPr>
              <w:t xml:space="preserve">.5 </w:t>
            </w:r>
            <w:r w:rsidRPr="0065576D">
              <w:rPr>
                <w:sz w:val="20"/>
                <w:szCs w:val="20"/>
              </w:rPr>
              <w:sym w:font="Symbol" w:char="F06D"/>
            </w:r>
            <w:r w:rsidRPr="0065576D">
              <w:rPr>
                <w:sz w:val="20"/>
                <w:szCs w:val="20"/>
              </w:rPr>
              <w:t>m/</w:t>
            </w:r>
            <w:proofErr w:type="gramEnd"/>
            <w:r w:rsidRPr="0065576D">
              <w:rPr>
                <w:sz w:val="20"/>
                <w:szCs w:val="20"/>
              </w:rPr>
              <w:t xml:space="preserve">11 </w:t>
            </w:r>
            <w:r w:rsidRPr="0065576D">
              <w:rPr>
                <w:sz w:val="20"/>
                <w:szCs w:val="20"/>
              </w:rPr>
              <w:sym w:font="Symbol" w:char="F06D"/>
            </w:r>
            <w:r w:rsidRPr="0065576D">
              <w:rPr>
                <w:sz w:val="20"/>
                <w:szCs w:val="20"/>
              </w:rPr>
              <w:t xml:space="preserve">m/12 </w:t>
            </w:r>
            <w:r w:rsidRPr="0065576D">
              <w:rPr>
                <w:sz w:val="20"/>
                <w:szCs w:val="20"/>
              </w:rPr>
              <w:sym w:font="Symbol" w:char="F06D"/>
            </w:r>
            <w:r w:rsidRPr="0065576D">
              <w:rPr>
                <w:sz w:val="20"/>
                <w:szCs w:val="20"/>
              </w:rPr>
              <w:t>m ACHA Mode.  Set to 5 to use 6</w:t>
            </w:r>
            <w:proofErr w:type="gramStart"/>
            <w:r w:rsidRPr="0065576D">
              <w:rPr>
                <w:sz w:val="20"/>
                <w:szCs w:val="20"/>
              </w:rPr>
              <w:t xml:space="preserve">.7 </w:t>
            </w:r>
            <w:r w:rsidRPr="0065576D">
              <w:rPr>
                <w:sz w:val="20"/>
                <w:szCs w:val="20"/>
              </w:rPr>
              <w:sym w:font="Symbol" w:char="F06D"/>
            </w:r>
            <w:r w:rsidRPr="0065576D">
              <w:rPr>
                <w:sz w:val="20"/>
                <w:szCs w:val="20"/>
              </w:rPr>
              <w:t>m/</w:t>
            </w:r>
            <w:proofErr w:type="gramEnd"/>
            <w:r w:rsidRPr="0065576D">
              <w:rPr>
                <w:sz w:val="20"/>
                <w:szCs w:val="20"/>
              </w:rPr>
              <w:t xml:space="preserve">11 </w:t>
            </w:r>
            <w:r w:rsidRPr="0065576D">
              <w:rPr>
                <w:sz w:val="20"/>
                <w:szCs w:val="20"/>
              </w:rPr>
              <w:sym w:font="Symbol" w:char="F06D"/>
            </w:r>
            <w:r w:rsidRPr="0065576D">
              <w:rPr>
                <w:sz w:val="20"/>
                <w:szCs w:val="20"/>
              </w:rPr>
              <w:t xml:space="preserve">m/12 </w:t>
            </w:r>
            <w:r w:rsidRPr="0065576D">
              <w:rPr>
                <w:sz w:val="20"/>
                <w:szCs w:val="20"/>
              </w:rPr>
              <w:sym w:font="Symbol" w:char="F06D"/>
            </w:r>
            <w:r w:rsidRPr="0065576D">
              <w:rPr>
                <w:sz w:val="20"/>
                <w:szCs w:val="20"/>
              </w:rPr>
              <w:t>m ACHA Mode.  Set to 6 to use 6</w:t>
            </w:r>
            <w:proofErr w:type="gramStart"/>
            <w:r w:rsidRPr="0065576D">
              <w:rPr>
                <w:sz w:val="20"/>
                <w:szCs w:val="20"/>
              </w:rPr>
              <w:t xml:space="preserve">.7 </w:t>
            </w:r>
            <w:r w:rsidRPr="0065576D">
              <w:rPr>
                <w:sz w:val="20"/>
                <w:szCs w:val="20"/>
              </w:rPr>
              <w:sym w:font="Symbol" w:char="F06D"/>
            </w:r>
            <w:r w:rsidRPr="0065576D">
              <w:rPr>
                <w:sz w:val="20"/>
                <w:szCs w:val="20"/>
              </w:rPr>
              <w:t>m/</w:t>
            </w:r>
            <w:proofErr w:type="gramEnd"/>
            <w:r w:rsidRPr="0065576D">
              <w:rPr>
                <w:sz w:val="20"/>
                <w:szCs w:val="20"/>
              </w:rPr>
              <w:t xml:space="preserve">11 </w:t>
            </w:r>
            <w:r w:rsidRPr="0065576D">
              <w:rPr>
                <w:sz w:val="20"/>
                <w:szCs w:val="20"/>
              </w:rPr>
              <w:sym w:font="Symbol" w:char="F06D"/>
            </w:r>
            <w:r w:rsidRPr="0065576D">
              <w:rPr>
                <w:sz w:val="20"/>
                <w:szCs w:val="20"/>
              </w:rPr>
              <w:t xml:space="preserve">m/12 </w:t>
            </w:r>
            <w:r w:rsidRPr="0065576D">
              <w:rPr>
                <w:sz w:val="20"/>
                <w:szCs w:val="20"/>
              </w:rPr>
              <w:sym w:font="Symbol" w:char="F06D"/>
            </w:r>
            <w:r w:rsidRPr="0065576D">
              <w:rPr>
                <w:sz w:val="20"/>
                <w:szCs w:val="20"/>
              </w:rPr>
              <w:t>m ACHA Mode.  In operations, GOES uses mode 6, AVHRR uses mode 1, MODIS uses mode 3, and VIIRS uses mode 4.  The ACHA generates pixel level cloud-top height, cloud-top temperature, cloud-top pressure, and cloud layer products.</w:t>
            </w:r>
          </w:p>
        </w:tc>
      </w:tr>
      <w:tr w:rsidR="0065576D" w:rsidRPr="0065576D" w14:paraId="77C31404" w14:textId="77777777" w:rsidTr="009D7ADA">
        <w:tc>
          <w:tcPr>
            <w:tcW w:w="908" w:type="dxa"/>
          </w:tcPr>
          <w:p w14:paraId="1DA2237D" w14:textId="77777777" w:rsidR="009D7ADA" w:rsidRPr="0065576D" w:rsidRDefault="009D7ADA" w:rsidP="00DC4D20">
            <w:pPr>
              <w:rPr>
                <w:sz w:val="20"/>
                <w:szCs w:val="20"/>
              </w:rPr>
            </w:pPr>
            <w:r w:rsidRPr="0065576D">
              <w:rPr>
                <w:sz w:val="20"/>
                <w:szCs w:val="20"/>
              </w:rPr>
              <w:t>66</w:t>
            </w:r>
          </w:p>
        </w:tc>
        <w:tc>
          <w:tcPr>
            <w:tcW w:w="2537" w:type="dxa"/>
          </w:tcPr>
          <w:p w14:paraId="70382715" w14:textId="77777777" w:rsidR="009D7ADA" w:rsidRPr="0065576D" w:rsidRDefault="009D7ADA" w:rsidP="00DC4D20">
            <w:pPr>
              <w:rPr>
                <w:sz w:val="20"/>
                <w:szCs w:val="20"/>
              </w:rPr>
            </w:pPr>
            <w:proofErr w:type="spellStart"/>
            <w:proofErr w:type="gramStart"/>
            <w:r w:rsidRPr="0065576D">
              <w:rPr>
                <w:sz w:val="20"/>
                <w:szCs w:val="20"/>
              </w:rPr>
              <w:t>bayes</w:t>
            </w:r>
            <w:proofErr w:type="gramEnd"/>
            <w:r w:rsidRPr="0065576D">
              <w:rPr>
                <w:sz w:val="20"/>
                <w:szCs w:val="20"/>
              </w:rPr>
              <w:t>_mask_file</w:t>
            </w:r>
            <w:proofErr w:type="spellEnd"/>
          </w:p>
        </w:tc>
        <w:tc>
          <w:tcPr>
            <w:tcW w:w="1099" w:type="dxa"/>
          </w:tcPr>
          <w:p w14:paraId="35404512" w14:textId="77777777" w:rsidR="009D7ADA" w:rsidRPr="0065576D" w:rsidRDefault="009D7ADA" w:rsidP="00DC4D20">
            <w:pPr>
              <w:rPr>
                <w:sz w:val="20"/>
                <w:szCs w:val="20"/>
              </w:rPr>
            </w:pPr>
            <w:proofErr w:type="gramStart"/>
            <w:r w:rsidRPr="0065576D">
              <w:rPr>
                <w:sz w:val="20"/>
                <w:szCs w:val="20"/>
              </w:rPr>
              <w:t>char</w:t>
            </w:r>
            <w:proofErr w:type="gramEnd"/>
            <w:r w:rsidRPr="0065576D">
              <w:rPr>
                <w:sz w:val="20"/>
                <w:szCs w:val="20"/>
              </w:rPr>
              <w:t>(128)</w:t>
            </w:r>
          </w:p>
        </w:tc>
        <w:tc>
          <w:tcPr>
            <w:tcW w:w="4312" w:type="dxa"/>
          </w:tcPr>
          <w:p w14:paraId="7DA68180" w14:textId="77777777" w:rsidR="009D7ADA" w:rsidRPr="0065576D" w:rsidRDefault="009D7ADA" w:rsidP="00DC4D20">
            <w:pPr>
              <w:rPr>
                <w:sz w:val="20"/>
                <w:szCs w:val="20"/>
              </w:rPr>
            </w:pPr>
            <w:r w:rsidRPr="0065576D">
              <w:rPr>
                <w:sz w:val="20"/>
                <w:szCs w:val="20"/>
              </w:rPr>
              <w:t xml:space="preserve">The naïve Bayesian cloud mask file.  This file is satellite specific and is stored within the </w:t>
            </w:r>
            <w:proofErr w:type="spellStart"/>
            <w:r w:rsidRPr="0065576D">
              <w:rPr>
                <w:sz w:val="20"/>
                <w:szCs w:val="20"/>
              </w:rPr>
              <w:t>bayes</w:t>
            </w:r>
            <w:proofErr w:type="spellEnd"/>
            <w:r w:rsidRPr="0065576D">
              <w:rPr>
                <w:sz w:val="20"/>
                <w:szCs w:val="20"/>
              </w:rPr>
              <w:t xml:space="preserve"> directory of the parent ancillary data directory (e.g. /data/</w:t>
            </w:r>
            <w:proofErr w:type="spellStart"/>
            <w:r w:rsidRPr="0065576D">
              <w:rPr>
                <w:sz w:val="20"/>
                <w:szCs w:val="20"/>
              </w:rPr>
              <w:t>Ancil_Data</w:t>
            </w:r>
            <w:proofErr w:type="spellEnd"/>
            <w:r w:rsidRPr="0065576D">
              <w:rPr>
                <w:sz w:val="20"/>
                <w:szCs w:val="20"/>
              </w:rPr>
              <w:t>/</w:t>
            </w:r>
            <w:proofErr w:type="spellStart"/>
            <w:r w:rsidRPr="0065576D">
              <w:rPr>
                <w:sz w:val="20"/>
                <w:szCs w:val="20"/>
              </w:rPr>
              <w:t>clavrx_ancil_data</w:t>
            </w:r>
            <w:proofErr w:type="spellEnd"/>
            <w:r w:rsidRPr="0065576D">
              <w:rPr>
                <w:sz w:val="20"/>
                <w:szCs w:val="20"/>
              </w:rPr>
              <w:t xml:space="preserve">/).   The Bayesian cloud mask files are kept up to date in the </w:t>
            </w:r>
            <w:proofErr w:type="spellStart"/>
            <w:r w:rsidRPr="0065576D">
              <w:rPr>
                <w:sz w:val="20"/>
                <w:szCs w:val="20"/>
              </w:rPr>
              <w:t>naive_bayes_mask</w:t>
            </w:r>
            <w:proofErr w:type="spellEnd"/>
            <w:r w:rsidRPr="0065576D">
              <w:rPr>
                <w:sz w:val="20"/>
                <w:szCs w:val="20"/>
              </w:rPr>
              <w:t xml:space="preserve"> CVS repository cvs.ssec.wisc.edu.</w:t>
            </w:r>
          </w:p>
        </w:tc>
      </w:tr>
    </w:tbl>
    <w:p w14:paraId="11E3DBDC" w14:textId="77777777" w:rsidR="008F42EC" w:rsidRPr="008F42EC" w:rsidRDefault="008F42EC" w:rsidP="008F42EC">
      <w:pPr>
        <w:tabs>
          <w:tab w:val="left" w:pos="-1440"/>
          <w:tab w:val="left" w:pos="2880"/>
        </w:tabs>
        <w:ind w:left="4320" w:hanging="4320"/>
        <w:jc w:val="both"/>
      </w:pPr>
    </w:p>
    <w:p w14:paraId="6D764AE1" w14:textId="77777777" w:rsidR="008F42EC" w:rsidRPr="008F42EC" w:rsidRDefault="008F42EC" w:rsidP="008F42EC">
      <w:pPr>
        <w:tabs>
          <w:tab w:val="left" w:pos="-1440"/>
          <w:tab w:val="left" w:pos="2880"/>
        </w:tabs>
        <w:ind w:left="4320" w:hanging="4320"/>
        <w:jc w:val="both"/>
      </w:pPr>
      <w:r w:rsidRPr="008F42EC">
        <w:t xml:space="preserve">An example </w:t>
      </w:r>
      <w:r w:rsidR="009D7ADA">
        <w:t xml:space="preserve">default options file for </w:t>
      </w:r>
      <w:r w:rsidRPr="008F42EC">
        <w:t>GOES processing is shown below.</w:t>
      </w:r>
    </w:p>
    <w:p w14:paraId="6E239046" w14:textId="77777777" w:rsidR="008F42EC" w:rsidRPr="008F42EC" w:rsidRDefault="008F42EC" w:rsidP="008F42EC">
      <w:pPr>
        <w:tabs>
          <w:tab w:val="left" w:pos="-1440"/>
          <w:tab w:val="left" w:pos="2880"/>
        </w:tabs>
        <w:ind w:left="4320" w:hanging="4320"/>
        <w:jc w:val="both"/>
      </w:pPr>
    </w:p>
    <w:p w14:paraId="6562B50E"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!ref</w:t>
      </w:r>
      <w:proofErr w:type="gramEnd"/>
      <w:r w:rsidRPr="008F42EC">
        <w:rPr>
          <w:rFonts w:ascii="Courier New" w:hAnsi="Courier New" w:cs="Courier New"/>
          <w:color w:val="000000"/>
          <w:sz w:val="20"/>
          <w:szCs w:val="20"/>
        </w:rPr>
        <w:t xml:space="preserve">_cal_1b flag (0 = do not use reflectance </w:t>
      </w:r>
      <w:proofErr w:type="spellStart"/>
      <w:r w:rsidRPr="008F42EC">
        <w:rPr>
          <w:rFonts w:ascii="Courier New" w:hAnsi="Courier New" w:cs="Courier New"/>
          <w:color w:val="000000"/>
          <w:sz w:val="20"/>
          <w:szCs w:val="20"/>
        </w:rPr>
        <w:t>cal</w:t>
      </w:r>
      <w:proofErr w:type="spellEnd"/>
      <w:r w:rsidRPr="008F42EC">
        <w:rPr>
          <w:rFonts w:ascii="Courier New" w:hAnsi="Courier New" w:cs="Courier New"/>
          <w:color w:val="000000"/>
          <w:sz w:val="20"/>
          <w:szCs w:val="20"/>
        </w:rPr>
        <w:t xml:space="preserve"> in Level 1b)</w:t>
      </w:r>
    </w:p>
    <w:p w14:paraId="16C8BC05"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!therm</w:t>
      </w:r>
      <w:proofErr w:type="gramEnd"/>
      <w:r w:rsidRPr="008F42EC">
        <w:rPr>
          <w:rFonts w:ascii="Courier New" w:hAnsi="Courier New" w:cs="Courier New"/>
          <w:color w:val="000000"/>
          <w:sz w:val="20"/>
          <w:szCs w:val="20"/>
        </w:rPr>
        <w:t xml:space="preserve">_cal_1b flag (0 = do not use thermal </w:t>
      </w:r>
      <w:proofErr w:type="spellStart"/>
      <w:r w:rsidRPr="008F42EC">
        <w:rPr>
          <w:rFonts w:ascii="Courier New" w:hAnsi="Courier New" w:cs="Courier New"/>
          <w:color w:val="000000"/>
          <w:sz w:val="20"/>
          <w:szCs w:val="20"/>
        </w:rPr>
        <w:t>cal</w:t>
      </w:r>
      <w:proofErr w:type="spellEnd"/>
      <w:r w:rsidRPr="008F42EC">
        <w:rPr>
          <w:rFonts w:ascii="Courier New" w:hAnsi="Courier New" w:cs="Courier New"/>
          <w:color w:val="000000"/>
          <w:sz w:val="20"/>
          <w:szCs w:val="20"/>
        </w:rPr>
        <w:t xml:space="preserve"> in Level 1b)</w:t>
      </w:r>
    </w:p>
    <w:p w14:paraId="2DE1CECE"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!1bx</w:t>
      </w:r>
      <w:proofErr w:type="gramEnd"/>
      <w:r w:rsidRPr="008F42EC">
        <w:rPr>
          <w:rFonts w:ascii="Courier New" w:hAnsi="Courier New" w:cs="Courier New"/>
          <w:color w:val="000000"/>
          <w:sz w:val="20"/>
          <w:szCs w:val="20"/>
        </w:rPr>
        <w:t xml:space="preserve"> flag      (1 = fill in </w:t>
      </w:r>
      <w:proofErr w:type="spellStart"/>
      <w:r w:rsidRPr="008F42EC">
        <w:rPr>
          <w:rFonts w:ascii="Courier New" w:hAnsi="Courier New" w:cs="Courier New"/>
          <w:color w:val="000000"/>
          <w:sz w:val="20"/>
          <w:szCs w:val="20"/>
        </w:rPr>
        <w:t>clavr</w:t>
      </w:r>
      <w:proofErr w:type="spellEnd"/>
      <w:r w:rsidRPr="008F42EC">
        <w:rPr>
          <w:rFonts w:ascii="Courier New" w:hAnsi="Courier New" w:cs="Courier New"/>
          <w:color w:val="000000"/>
          <w:sz w:val="20"/>
          <w:szCs w:val="20"/>
        </w:rPr>
        <w:t>-x bytes in Level 1b)</w:t>
      </w:r>
    </w:p>
    <w:p w14:paraId="4AC77726"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w:t>
      </w:r>
      <w:proofErr w:type="spellStart"/>
      <w:r w:rsidRPr="008F42EC">
        <w:rPr>
          <w:rFonts w:ascii="Courier New" w:hAnsi="Courier New" w:cs="Courier New"/>
          <w:color w:val="000000"/>
          <w:sz w:val="20"/>
          <w:szCs w:val="20"/>
        </w:rPr>
        <w:t>nav</w:t>
      </w:r>
      <w:proofErr w:type="spellEnd"/>
      <w:proofErr w:type="gramEnd"/>
      <w:r w:rsidRPr="008F42EC">
        <w:rPr>
          <w:rFonts w:ascii="Courier New" w:hAnsi="Courier New" w:cs="Courier New"/>
          <w:color w:val="000000"/>
          <w:sz w:val="20"/>
          <w:szCs w:val="20"/>
        </w:rPr>
        <w:t xml:space="preserve"> flag  (0=level-1b,1 = </w:t>
      </w:r>
      <w:proofErr w:type="spellStart"/>
      <w:r w:rsidRPr="008F42EC">
        <w:rPr>
          <w:rFonts w:ascii="Courier New" w:hAnsi="Courier New" w:cs="Courier New"/>
          <w:color w:val="000000"/>
          <w:sz w:val="20"/>
          <w:szCs w:val="20"/>
        </w:rPr>
        <w:t>clevernav</w:t>
      </w:r>
      <w:proofErr w:type="spellEnd"/>
      <w:r w:rsidRPr="008F42EC">
        <w:rPr>
          <w:rFonts w:ascii="Courier New" w:hAnsi="Courier New" w:cs="Courier New"/>
          <w:color w:val="000000"/>
          <w:sz w:val="20"/>
          <w:szCs w:val="20"/>
        </w:rPr>
        <w:t>)</w:t>
      </w:r>
    </w:p>
    <w:p w14:paraId="6132BD20"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!write</w:t>
      </w:r>
      <w:proofErr w:type="gram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nav</w:t>
      </w:r>
      <w:proofErr w:type="spellEnd"/>
      <w:r w:rsidRPr="008F42EC">
        <w:rPr>
          <w:rFonts w:ascii="Courier New" w:hAnsi="Courier New" w:cs="Courier New"/>
          <w:color w:val="000000"/>
          <w:sz w:val="20"/>
          <w:szCs w:val="20"/>
        </w:rPr>
        <w:t xml:space="preserve"> out (1 = write to a </w:t>
      </w:r>
      <w:proofErr w:type="spellStart"/>
      <w:r w:rsidRPr="008F42EC">
        <w:rPr>
          <w:rFonts w:ascii="Courier New" w:hAnsi="Courier New" w:cs="Courier New"/>
          <w:color w:val="000000"/>
          <w:sz w:val="20"/>
          <w:szCs w:val="20"/>
        </w:rPr>
        <w:t>nav</w:t>
      </w:r>
      <w:proofErr w:type="spellEnd"/>
      <w:r w:rsidRPr="008F42EC">
        <w:rPr>
          <w:rFonts w:ascii="Courier New" w:hAnsi="Courier New" w:cs="Courier New"/>
          <w:color w:val="000000"/>
          <w:sz w:val="20"/>
          <w:szCs w:val="20"/>
        </w:rPr>
        <w:t xml:space="preserve"> file)</w:t>
      </w:r>
    </w:p>
    <w:p w14:paraId="728E6A09"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w:t>
      </w:r>
      <w:proofErr w:type="spellStart"/>
      <w:r w:rsidRPr="008F42EC">
        <w:rPr>
          <w:rFonts w:ascii="Courier New" w:hAnsi="Courier New" w:cs="Courier New"/>
          <w:color w:val="000000"/>
          <w:sz w:val="20"/>
          <w:szCs w:val="20"/>
        </w:rPr>
        <w:t>cmr</w:t>
      </w:r>
      <w:proofErr w:type="spellEnd"/>
      <w:proofErr w:type="gramEnd"/>
      <w:r w:rsidRPr="008F42EC">
        <w:rPr>
          <w:rFonts w:ascii="Courier New" w:hAnsi="Courier New" w:cs="Courier New"/>
          <w:color w:val="000000"/>
          <w:sz w:val="20"/>
          <w:szCs w:val="20"/>
        </w:rPr>
        <w:t xml:space="preserve"> file flag  (0=no,1=make output file)</w:t>
      </w:r>
    </w:p>
    <w:p w14:paraId="5C86CD4F"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w:t>
      </w:r>
      <w:proofErr w:type="spellStart"/>
      <w:r w:rsidRPr="008F42EC">
        <w:rPr>
          <w:rFonts w:ascii="Courier New" w:hAnsi="Courier New" w:cs="Courier New"/>
          <w:color w:val="000000"/>
          <w:sz w:val="20"/>
          <w:szCs w:val="20"/>
        </w:rPr>
        <w:t>obs</w:t>
      </w:r>
      <w:proofErr w:type="spellEnd"/>
      <w:proofErr w:type="gramEnd"/>
      <w:r w:rsidRPr="008F42EC">
        <w:rPr>
          <w:rFonts w:ascii="Courier New" w:hAnsi="Courier New" w:cs="Courier New"/>
          <w:color w:val="000000"/>
          <w:sz w:val="20"/>
          <w:szCs w:val="20"/>
        </w:rPr>
        <w:t xml:space="preserve"> file flag  (0=no,1=make output file)</w:t>
      </w:r>
    </w:p>
    <w:p w14:paraId="3A7F3B39"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lastRenderedPageBreak/>
        <w:t>0       !geo</w:t>
      </w:r>
      <w:proofErr w:type="gramEnd"/>
      <w:r w:rsidRPr="008F42EC">
        <w:rPr>
          <w:rFonts w:ascii="Courier New" w:hAnsi="Courier New" w:cs="Courier New"/>
          <w:color w:val="000000"/>
          <w:sz w:val="20"/>
          <w:szCs w:val="20"/>
        </w:rPr>
        <w:t xml:space="preserve"> file flag  (0=no,1=make output file)</w:t>
      </w:r>
    </w:p>
    <w:p w14:paraId="3E0FC649"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w:t>
      </w:r>
      <w:proofErr w:type="spellStart"/>
      <w:r w:rsidRPr="008F42EC">
        <w:rPr>
          <w:rFonts w:ascii="Courier New" w:hAnsi="Courier New" w:cs="Courier New"/>
          <w:color w:val="000000"/>
          <w:sz w:val="20"/>
          <w:szCs w:val="20"/>
        </w:rPr>
        <w:t>cld</w:t>
      </w:r>
      <w:proofErr w:type="spellEnd"/>
      <w:proofErr w:type="gramEnd"/>
      <w:r w:rsidRPr="008F42EC">
        <w:rPr>
          <w:rFonts w:ascii="Courier New" w:hAnsi="Courier New" w:cs="Courier New"/>
          <w:color w:val="000000"/>
          <w:sz w:val="20"/>
          <w:szCs w:val="20"/>
        </w:rPr>
        <w:t xml:space="preserve"> file flag  (0=no,1=make output file)</w:t>
      </w:r>
    </w:p>
    <w:p w14:paraId="7E36AA6B"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w:t>
      </w:r>
      <w:proofErr w:type="spellStart"/>
      <w:r w:rsidRPr="008F42EC">
        <w:rPr>
          <w:rFonts w:ascii="Courier New" w:hAnsi="Courier New" w:cs="Courier New"/>
          <w:color w:val="000000"/>
          <w:sz w:val="20"/>
          <w:szCs w:val="20"/>
        </w:rPr>
        <w:t>sst</w:t>
      </w:r>
      <w:proofErr w:type="spellEnd"/>
      <w:proofErr w:type="gramEnd"/>
      <w:r w:rsidRPr="008F42EC">
        <w:rPr>
          <w:rFonts w:ascii="Courier New" w:hAnsi="Courier New" w:cs="Courier New"/>
          <w:color w:val="000000"/>
          <w:sz w:val="20"/>
          <w:szCs w:val="20"/>
        </w:rPr>
        <w:t xml:space="preserve"> file flag  (0=no,1=make output file)</w:t>
      </w:r>
    </w:p>
    <w:p w14:paraId="1234CB27"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w:t>
      </w:r>
      <w:proofErr w:type="spellStart"/>
      <w:r w:rsidRPr="008F42EC">
        <w:rPr>
          <w:rFonts w:ascii="Courier New" w:hAnsi="Courier New" w:cs="Courier New"/>
          <w:color w:val="000000"/>
          <w:sz w:val="20"/>
          <w:szCs w:val="20"/>
        </w:rPr>
        <w:t>rtm</w:t>
      </w:r>
      <w:proofErr w:type="spellEnd"/>
      <w:proofErr w:type="gramEnd"/>
      <w:r w:rsidRPr="008F42EC">
        <w:rPr>
          <w:rFonts w:ascii="Courier New" w:hAnsi="Courier New" w:cs="Courier New"/>
          <w:color w:val="000000"/>
          <w:sz w:val="20"/>
          <w:szCs w:val="20"/>
        </w:rPr>
        <w:t xml:space="preserve"> file flag  (0=no,1=make output file)</w:t>
      </w:r>
    </w:p>
    <w:p w14:paraId="0E624973"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!ash</w:t>
      </w:r>
      <w:proofErr w:type="gramEnd"/>
      <w:r w:rsidRPr="008F42EC">
        <w:rPr>
          <w:rFonts w:ascii="Courier New" w:hAnsi="Courier New" w:cs="Courier New"/>
          <w:color w:val="000000"/>
          <w:sz w:val="20"/>
          <w:szCs w:val="20"/>
        </w:rPr>
        <w:t xml:space="preserve"> file flag  (0=no,1=make output file)</w:t>
      </w:r>
    </w:p>
    <w:p w14:paraId="6BA86FAE"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!level2</w:t>
      </w:r>
      <w:proofErr w:type="gramEnd"/>
      <w:r w:rsidRPr="008F42EC">
        <w:rPr>
          <w:rFonts w:ascii="Courier New" w:hAnsi="Courier New" w:cs="Courier New"/>
          <w:color w:val="000000"/>
          <w:sz w:val="20"/>
          <w:szCs w:val="20"/>
        </w:rPr>
        <w:t xml:space="preserve"> file flag  (0=no,1=make output file)</w:t>
      </w:r>
    </w:p>
    <w:p w14:paraId="37D15B2D"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!level3</w:t>
      </w:r>
      <w:proofErr w:type="gramEnd"/>
      <w:r w:rsidRPr="008F42EC">
        <w:rPr>
          <w:rFonts w:ascii="Courier New" w:hAnsi="Courier New" w:cs="Courier New"/>
          <w:color w:val="000000"/>
          <w:sz w:val="20"/>
          <w:szCs w:val="20"/>
        </w:rPr>
        <w:t xml:space="preserve"> file flag  (1 = make gridded output)</w:t>
      </w:r>
    </w:p>
    <w:p w14:paraId="75A395A7"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!cloud</w:t>
      </w:r>
      <w:proofErr w:type="gramEnd"/>
      <w:r w:rsidRPr="008F42EC">
        <w:rPr>
          <w:rFonts w:ascii="Courier New" w:hAnsi="Courier New" w:cs="Courier New"/>
          <w:color w:val="000000"/>
          <w:sz w:val="20"/>
          <w:szCs w:val="20"/>
        </w:rPr>
        <w:t xml:space="preserve"> mask 1b (1 = read from 1b and don't </w:t>
      </w:r>
      <w:proofErr w:type="spellStart"/>
      <w:r w:rsidRPr="008F42EC">
        <w:rPr>
          <w:rFonts w:ascii="Courier New" w:hAnsi="Courier New" w:cs="Courier New"/>
          <w:color w:val="000000"/>
          <w:sz w:val="20"/>
          <w:szCs w:val="20"/>
        </w:rPr>
        <w:t>recompute</w:t>
      </w:r>
      <w:proofErr w:type="spellEnd"/>
      <w:r w:rsidRPr="008F42EC">
        <w:rPr>
          <w:rFonts w:ascii="Courier New" w:hAnsi="Courier New" w:cs="Courier New"/>
          <w:color w:val="000000"/>
          <w:sz w:val="20"/>
          <w:szCs w:val="20"/>
        </w:rPr>
        <w:t>)</w:t>
      </w:r>
    </w:p>
    <w:p w14:paraId="1FB10C60"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bayesian</w:t>
      </w:r>
      <w:proofErr w:type="spellEnd"/>
      <w:proofErr w:type="gramEnd"/>
      <w:r w:rsidRPr="008F42EC">
        <w:rPr>
          <w:rFonts w:ascii="Courier New" w:hAnsi="Courier New" w:cs="Courier New"/>
          <w:color w:val="000000"/>
          <w:sz w:val="20"/>
          <w:szCs w:val="20"/>
        </w:rPr>
        <w:t xml:space="preserve"> cloud mask (0=no, 1 = yes)</w:t>
      </w:r>
    </w:p>
    <w:p w14:paraId="66347725"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sst</w:t>
      </w:r>
      <w:proofErr w:type="spellEnd"/>
      <w:proofErr w:type="gramEnd"/>
      <w:r w:rsidRPr="008F42EC">
        <w:rPr>
          <w:rFonts w:ascii="Courier New" w:hAnsi="Courier New" w:cs="Courier New"/>
          <w:color w:val="000000"/>
          <w:sz w:val="20"/>
          <w:szCs w:val="20"/>
        </w:rPr>
        <w:t xml:space="preserve"> flag (0= no, 1 = yes)</w:t>
      </w:r>
    </w:p>
    <w:p w14:paraId="05CBB018"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cld</w:t>
      </w:r>
      <w:proofErr w:type="spellEnd"/>
      <w:proofErr w:type="gramEnd"/>
      <w:r w:rsidRPr="008F42EC">
        <w:rPr>
          <w:rFonts w:ascii="Courier New" w:hAnsi="Courier New" w:cs="Courier New"/>
          <w:color w:val="000000"/>
          <w:sz w:val="20"/>
          <w:szCs w:val="20"/>
        </w:rPr>
        <w:t xml:space="preserve"> flag (0= no, 1 = yes)</w:t>
      </w:r>
    </w:p>
    <w:p w14:paraId="722F408A"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aot</w:t>
      </w:r>
      <w:proofErr w:type="spellEnd"/>
      <w:proofErr w:type="gramEnd"/>
      <w:r w:rsidRPr="008F42EC">
        <w:rPr>
          <w:rFonts w:ascii="Courier New" w:hAnsi="Courier New" w:cs="Courier New"/>
          <w:color w:val="000000"/>
          <w:sz w:val="20"/>
          <w:szCs w:val="20"/>
        </w:rPr>
        <w:t xml:space="preserve"> flag (0= no, 1 = yes)</w:t>
      </w:r>
    </w:p>
    <w:p w14:paraId="19CBD456"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erb</w:t>
      </w:r>
      <w:proofErr w:type="spellEnd"/>
      <w:proofErr w:type="gramEnd"/>
      <w:r w:rsidRPr="008F42EC">
        <w:rPr>
          <w:rFonts w:ascii="Courier New" w:hAnsi="Courier New" w:cs="Courier New"/>
          <w:color w:val="000000"/>
          <w:sz w:val="20"/>
          <w:szCs w:val="20"/>
        </w:rPr>
        <w:t xml:space="preserve"> flag (0= no, 1 = yes)</w:t>
      </w:r>
    </w:p>
    <w:p w14:paraId="3B9DB7CA"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!ash</w:t>
      </w:r>
      <w:proofErr w:type="gramEnd"/>
      <w:r w:rsidRPr="008F42EC">
        <w:rPr>
          <w:rFonts w:ascii="Courier New" w:hAnsi="Courier New" w:cs="Courier New"/>
          <w:color w:val="000000"/>
          <w:sz w:val="20"/>
          <w:szCs w:val="20"/>
        </w:rPr>
        <w:t xml:space="preserve"> flag (0= no, 1 = yes)</w:t>
      </w:r>
    </w:p>
    <w:p w14:paraId="2CA0A457"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!use</w:t>
      </w:r>
      <w:proofErr w:type="gram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oisst</w:t>
      </w:r>
      <w:proofErr w:type="spellEnd"/>
      <w:r w:rsidRPr="008F42EC">
        <w:rPr>
          <w:rFonts w:ascii="Courier New" w:hAnsi="Courier New" w:cs="Courier New"/>
          <w:color w:val="000000"/>
          <w:sz w:val="20"/>
          <w:szCs w:val="20"/>
        </w:rPr>
        <w:t xml:space="preserve">     </w:t>
      </w:r>
    </w:p>
    <w:p w14:paraId="29CD5CEC"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w:t>
      </w:r>
      <w:proofErr w:type="spellStart"/>
      <w:r w:rsidRPr="008F42EC">
        <w:rPr>
          <w:rFonts w:ascii="Courier New" w:hAnsi="Courier New" w:cs="Courier New"/>
          <w:color w:val="000000"/>
          <w:sz w:val="20"/>
          <w:szCs w:val="20"/>
        </w:rPr>
        <w:t>oisst</w:t>
      </w:r>
      <w:proofErr w:type="spellEnd"/>
      <w:proofErr w:type="gramEnd"/>
      <w:r w:rsidRPr="008F42EC">
        <w:rPr>
          <w:rFonts w:ascii="Courier New" w:hAnsi="Courier New" w:cs="Courier New"/>
          <w:color w:val="000000"/>
          <w:sz w:val="20"/>
          <w:szCs w:val="20"/>
        </w:rPr>
        <w:t xml:space="preserve"> option  (0 = determine file, 1 = use </w:t>
      </w:r>
      <w:proofErr w:type="spellStart"/>
      <w:r w:rsidRPr="008F42EC">
        <w:rPr>
          <w:rFonts w:ascii="Courier New" w:hAnsi="Courier New" w:cs="Courier New"/>
          <w:color w:val="000000"/>
          <w:sz w:val="20"/>
          <w:szCs w:val="20"/>
        </w:rPr>
        <w:t>oisst.current</w:t>
      </w:r>
      <w:proofErr w:type="spellEnd"/>
      <w:r w:rsidRPr="008F42EC">
        <w:rPr>
          <w:rFonts w:ascii="Courier New" w:hAnsi="Courier New" w:cs="Courier New"/>
          <w:color w:val="000000"/>
          <w:sz w:val="20"/>
          <w:szCs w:val="20"/>
        </w:rPr>
        <w:t>)</w:t>
      </w:r>
    </w:p>
    <w:p w14:paraId="46728FDE"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0.5     !grid</w:t>
      </w:r>
      <w:proofErr w:type="gramEnd"/>
      <w:r w:rsidRPr="008F42EC">
        <w:rPr>
          <w:rFonts w:ascii="Courier New" w:hAnsi="Courier New" w:cs="Courier New"/>
          <w:color w:val="000000"/>
          <w:sz w:val="20"/>
          <w:szCs w:val="20"/>
        </w:rPr>
        <w:t xml:space="preserve"> resolution</w:t>
      </w:r>
    </w:p>
    <w:p w14:paraId="34061217"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!grid</w:t>
      </w:r>
      <w:proofErr w:type="gramEnd"/>
      <w:r w:rsidRPr="008F42EC">
        <w:rPr>
          <w:rFonts w:ascii="Courier New" w:hAnsi="Courier New" w:cs="Courier New"/>
          <w:color w:val="000000"/>
          <w:sz w:val="20"/>
          <w:szCs w:val="20"/>
        </w:rPr>
        <w:t xml:space="preserve"> format: eq. area (0) / eq. angle (1)</w:t>
      </w:r>
    </w:p>
    <w:p w14:paraId="67F0B90C"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!output</w:t>
      </w:r>
      <w:proofErr w:type="gramEnd"/>
      <w:r w:rsidRPr="008F42EC">
        <w:rPr>
          <w:rFonts w:ascii="Courier New" w:hAnsi="Courier New" w:cs="Courier New"/>
          <w:color w:val="000000"/>
          <w:sz w:val="20"/>
          <w:szCs w:val="20"/>
        </w:rPr>
        <w:t xml:space="preserve"> compression flag (0=no,1=gzip,2=</w:t>
      </w:r>
      <w:proofErr w:type="spellStart"/>
      <w:r w:rsidRPr="008F42EC">
        <w:rPr>
          <w:rFonts w:ascii="Courier New" w:hAnsi="Courier New" w:cs="Courier New"/>
          <w:color w:val="000000"/>
          <w:sz w:val="20"/>
          <w:szCs w:val="20"/>
        </w:rPr>
        <w:t>szip</w:t>
      </w:r>
      <w:proofErr w:type="spellEnd"/>
      <w:r w:rsidRPr="008F42EC">
        <w:rPr>
          <w:rFonts w:ascii="Courier New" w:hAnsi="Courier New" w:cs="Courier New"/>
          <w:color w:val="000000"/>
          <w:sz w:val="20"/>
          <w:szCs w:val="20"/>
        </w:rPr>
        <w:t>)</w:t>
      </w:r>
    </w:p>
    <w:p w14:paraId="18F7E025"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!subset</w:t>
      </w:r>
      <w:proofErr w:type="gramEnd"/>
      <w:r w:rsidRPr="008F42EC">
        <w:rPr>
          <w:rFonts w:ascii="Courier New" w:hAnsi="Courier New" w:cs="Courier New"/>
          <w:color w:val="000000"/>
          <w:sz w:val="20"/>
          <w:szCs w:val="20"/>
        </w:rPr>
        <w:t xml:space="preserve"> pixel </w:t>
      </w:r>
      <w:proofErr w:type="spellStart"/>
      <w:r w:rsidRPr="008F42EC">
        <w:rPr>
          <w:rFonts w:ascii="Courier New" w:hAnsi="Courier New" w:cs="Courier New"/>
          <w:color w:val="000000"/>
          <w:sz w:val="20"/>
          <w:szCs w:val="20"/>
        </w:rPr>
        <w:t>hdf</w:t>
      </w:r>
      <w:proofErr w:type="spellEnd"/>
      <w:r w:rsidRPr="008F42EC">
        <w:rPr>
          <w:rFonts w:ascii="Courier New" w:hAnsi="Courier New" w:cs="Courier New"/>
          <w:color w:val="000000"/>
          <w:sz w:val="20"/>
          <w:szCs w:val="20"/>
        </w:rPr>
        <w:t xml:space="preserve"> flag (0=no / 1= yes)</w:t>
      </w:r>
    </w:p>
    <w:p w14:paraId="785EBCA9"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nwp</w:t>
      </w:r>
      <w:proofErr w:type="spellEnd"/>
      <w:proofErr w:type="gramEnd"/>
      <w:r w:rsidRPr="008F42EC">
        <w:rPr>
          <w:rFonts w:ascii="Courier New" w:hAnsi="Courier New" w:cs="Courier New"/>
          <w:color w:val="000000"/>
          <w:sz w:val="20"/>
          <w:szCs w:val="20"/>
        </w:rPr>
        <w:t xml:space="preserve"> flag  (1=gfs,2=</w:t>
      </w:r>
      <w:proofErr w:type="spellStart"/>
      <w:r w:rsidRPr="008F42EC">
        <w:rPr>
          <w:rFonts w:ascii="Courier New" w:hAnsi="Courier New" w:cs="Courier New"/>
          <w:color w:val="000000"/>
          <w:sz w:val="20"/>
          <w:szCs w:val="20"/>
        </w:rPr>
        <w:t>ncep</w:t>
      </w:r>
      <w:proofErr w:type="spellEnd"/>
      <w:r w:rsidRPr="008F42EC">
        <w:rPr>
          <w:rFonts w:ascii="Courier New" w:hAnsi="Courier New" w:cs="Courier New"/>
          <w:color w:val="000000"/>
          <w:sz w:val="20"/>
          <w:szCs w:val="20"/>
        </w:rPr>
        <w:t xml:space="preserve"> reanalysis,3=</w:t>
      </w:r>
      <w:proofErr w:type="spellStart"/>
      <w:r w:rsidRPr="008F42EC">
        <w:rPr>
          <w:rFonts w:ascii="Courier New" w:hAnsi="Courier New" w:cs="Courier New"/>
          <w:color w:val="000000"/>
          <w:sz w:val="20"/>
          <w:szCs w:val="20"/>
        </w:rPr>
        <w:t>cfsr</w:t>
      </w:r>
      <w:proofErr w:type="spellEnd"/>
      <w:r w:rsidRPr="008F42EC">
        <w:rPr>
          <w:rFonts w:ascii="Courier New" w:hAnsi="Courier New" w:cs="Courier New"/>
          <w:color w:val="000000"/>
          <w:sz w:val="20"/>
          <w:szCs w:val="20"/>
        </w:rPr>
        <w:t>)</w:t>
      </w:r>
    </w:p>
    <w:p w14:paraId="65789BB3"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rtm</w:t>
      </w:r>
      <w:proofErr w:type="spellEnd"/>
      <w:proofErr w:type="gramEnd"/>
      <w:r w:rsidRPr="008F42EC">
        <w:rPr>
          <w:rFonts w:ascii="Courier New" w:hAnsi="Courier New" w:cs="Courier New"/>
          <w:color w:val="000000"/>
          <w:sz w:val="20"/>
          <w:szCs w:val="20"/>
        </w:rPr>
        <w:t xml:space="preserve"> flag  (0=crtm,1=</w:t>
      </w:r>
      <w:proofErr w:type="spellStart"/>
      <w:r w:rsidRPr="008F42EC">
        <w:rPr>
          <w:rFonts w:ascii="Courier New" w:hAnsi="Courier New" w:cs="Courier New"/>
          <w:color w:val="000000"/>
          <w:sz w:val="20"/>
          <w:szCs w:val="20"/>
        </w:rPr>
        <w:t>pfast</w:t>
      </w:r>
      <w:proofErr w:type="spellEnd"/>
      <w:r w:rsidRPr="008F42EC">
        <w:rPr>
          <w:rFonts w:ascii="Courier New" w:hAnsi="Courier New" w:cs="Courier New"/>
          <w:color w:val="000000"/>
          <w:sz w:val="20"/>
          <w:szCs w:val="20"/>
        </w:rPr>
        <w:t>)</w:t>
      </w:r>
    </w:p>
    <w:p w14:paraId="5EFA090D"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!use</w:t>
      </w:r>
      <w:proofErr w:type="gram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modis</w:t>
      </w:r>
      <w:proofErr w:type="spellEnd"/>
      <w:r w:rsidRPr="008F42EC">
        <w:rPr>
          <w:rFonts w:ascii="Courier New" w:hAnsi="Courier New" w:cs="Courier New"/>
          <w:color w:val="000000"/>
          <w:sz w:val="20"/>
          <w:szCs w:val="20"/>
        </w:rPr>
        <w:t xml:space="preserve"> clear ref (0=no,1=yes)</w:t>
      </w:r>
    </w:p>
    <w:p w14:paraId="393A2E8F"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prob</w:t>
      </w:r>
      <w:proofErr w:type="gramEnd"/>
      <w:r w:rsidRPr="008F42EC">
        <w:rPr>
          <w:rFonts w:ascii="Courier New" w:hAnsi="Courier New" w:cs="Courier New"/>
          <w:color w:val="000000"/>
          <w:sz w:val="20"/>
          <w:szCs w:val="20"/>
        </w:rPr>
        <w:t>_clear_res_flag</w:t>
      </w:r>
      <w:proofErr w:type="spellEnd"/>
      <w:r w:rsidRPr="008F42EC">
        <w:rPr>
          <w:rFonts w:ascii="Courier New" w:hAnsi="Courier New" w:cs="Courier New"/>
          <w:color w:val="000000"/>
          <w:sz w:val="20"/>
          <w:szCs w:val="20"/>
        </w:rPr>
        <w:t xml:space="preserve"> (0=no,1=yes)</w:t>
      </w:r>
    </w:p>
    <w:p w14:paraId="081900F0"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lrc</w:t>
      </w:r>
      <w:proofErr w:type="gramEnd"/>
      <w:r w:rsidRPr="008F42EC">
        <w:rPr>
          <w:rFonts w:ascii="Courier New" w:hAnsi="Courier New" w:cs="Courier New"/>
          <w:color w:val="000000"/>
          <w:sz w:val="20"/>
          <w:szCs w:val="20"/>
        </w:rPr>
        <w:t>_flag</w:t>
      </w:r>
      <w:proofErr w:type="spellEnd"/>
      <w:r w:rsidRPr="008F42EC">
        <w:rPr>
          <w:rFonts w:ascii="Courier New" w:hAnsi="Courier New" w:cs="Courier New"/>
          <w:color w:val="000000"/>
          <w:sz w:val="20"/>
          <w:szCs w:val="20"/>
        </w:rPr>
        <w:t xml:space="preserve"> (0=no,1=yes)</w:t>
      </w:r>
    </w:p>
    <w:p w14:paraId="4245BAA0"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!process</w:t>
      </w:r>
      <w:proofErr w:type="gramEnd"/>
      <w:r w:rsidRPr="008F42EC">
        <w:rPr>
          <w:rFonts w:ascii="Courier New" w:hAnsi="Courier New" w:cs="Courier New"/>
          <w:color w:val="000000"/>
          <w:sz w:val="20"/>
          <w:szCs w:val="20"/>
        </w:rPr>
        <w:t xml:space="preserve"> undetected cloud (0=no,1=yes)</w:t>
      </w:r>
    </w:p>
    <w:p w14:paraId="081551E3"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!diagnostic</w:t>
      </w:r>
      <w:proofErr w:type="gramEnd"/>
      <w:r w:rsidRPr="008F42EC">
        <w:rPr>
          <w:rFonts w:ascii="Courier New" w:hAnsi="Courier New" w:cs="Courier New"/>
          <w:color w:val="000000"/>
          <w:sz w:val="20"/>
          <w:szCs w:val="20"/>
        </w:rPr>
        <w:t xml:space="preserve"> output flag</w:t>
      </w:r>
    </w:p>
    <w:p w14:paraId="34F32910"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w:t>
      </w:r>
      <w:proofErr w:type="gramStart"/>
      <w:r w:rsidRPr="008F42EC">
        <w:rPr>
          <w:rFonts w:ascii="Courier New" w:hAnsi="Courier New" w:cs="Courier New"/>
          <w:color w:val="000000"/>
          <w:sz w:val="20"/>
          <w:szCs w:val="20"/>
        </w:rPr>
        <w:t>1       !node</w:t>
      </w:r>
      <w:proofErr w:type="gramEnd"/>
      <w:r w:rsidRPr="008F42EC">
        <w:rPr>
          <w:rFonts w:ascii="Courier New" w:hAnsi="Courier New" w:cs="Courier New"/>
          <w:color w:val="000000"/>
          <w:sz w:val="20"/>
          <w:szCs w:val="20"/>
        </w:rPr>
        <w:t xml:space="preserve"> for diagnostic output (0=asc,1=des)</w:t>
      </w:r>
    </w:p>
    <w:p w14:paraId="6F7B1C1B"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w:t>
      </w:r>
      <w:proofErr w:type="gramStart"/>
      <w:r w:rsidRPr="008F42EC">
        <w:rPr>
          <w:rFonts w:ascii="Courier New" w:hAnsi="Courier New" w:cs="Courier New"/>
          <w:color w:val="000000"/>
          <w:sz w:val="20"/>
          <w:szCs w:val="20"/>
        </w:rPr>
        <w:t>90.0    !minimum</w:t>
      </w:r>
      <w:proofErr w:type="gramEnd"/>
      <w:r w:rsidRPr="008F42EC">
        <w:rPr>
          <w:rFonts w:ascii="Courier New" w:hAnsi="Courier New" w:cs="Courier New"/>
          <w:color w:val="000000"/>
          <w:sz w:val="20"/>
          <w:szCs w:val="20"/>
        </w:rPr>
        <w:t xml:space="preserve"> latitude for diagnostic output</w:t>
      </w:r>
    </w:p>
    <w:p w14:paraId="60F23B15"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90.0    !maximum</w:t>
      </w:r>
      <w:proofErr w:type="gramEnd"/>
      <w:r w:rsidRPr="008F42EC">
        <w:rPr>
          <w:rFonts w:ascii="Courier New" w:hAnsi="Courier New" w:cs="Courier New"/>
          <w:color w:val="000000"/>
          <w:sz w:val="20"/>
          <w:szCs w:val="20"/>
        </w:rPr>
        <w:t xml:space="preserve"> latitude for diagnostic output</w:t>
      </w:r>
    </w:p>
    <w:p w14:paraId="47D17776"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/data1/</w:t>
      </w:r>
      <w:proofErr w:type="spellStart"/>
      <w:r w:rsidRPr="008F42EC">
        <w:rPr>
          <w:rFonts w:ascii="Courier New" w:hAnsi="Courier New" w:cs="Courier New"/>
          <w:color w:val="000000"/>
          <w:sz w:val="20"/>
          <w:szCs w:val="20"/>
        </w:rPr>
        <w:t>Ancil_Data</w:t>
      </w:r>
      <w:proofErr w:type="spellEnd"/>
      <w:r w:rsidRPr="008F42EC">
        <w:rPr>
          <w:rFonts w:ascii="Courier New" w:hAnsi="Courier New" w:cs="Courier New"/>
          <w:color w:val="000000"/>
          <w:sz w:val="20"/>
          <w:szCs w:val="20"/>
        </w:rPr>
        <w:t>/</w:t>
      </w:r>
      <w:proofErr w:type="spellStart"/>
      <w:r w:rsidRPr="008F42EC">
        <w:rPr>
          <w:rFonts w:ascii="Courier New" w:hAnsi="Courier New" w:cs="Courier New"/>
          <w:color w:val="000000"/>
          <w:sz w:val="20"/>
          <w:szCs w:val="20"/>
        </w:rPr>
        <w:t>clavrx_ancil_data</w:t>
      </w:r>
      <w:proofErr w:type="spellEnd"/>
      <w:r w:rsidRPr="008F42EC">
        <w:rPr>
          <w:rFonts w:ascii="Courier New" w:hAnsi="Courier New" w:cs="Courier New"/>
          <w:color w:val="000000"/>
          <w:sz w:val="20"/>
          <w:szCs w:val="20"/>
        </w:rPr>
        <w:t>/</w:t>
      </w:r>
    </w:p>
    <w:p w14:paraId="49E0B3BF"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/data1/</w:t>
      </w:r>
      <w:proofErr w:type="spellStart"/>
      <w:r w:rsidRPr="008F42EC">
        <w:rPr>
          <w:rFonts w:ascii="Courier New" w:hAnsi="Courier New" w:cs="Courier New"/>
          <w:color w:val="000000"/>
          <w:sz w:val="20"/>
          <w:szCs w:val="20"/>
        </w:rPr>
        <w:t>Ancil_Data</w:t>
      </w:r>
      <w:proofErr w:type="spellEnd"/>
      <w:r w:rsidRPr="008F42EC">
        <w:rPr>
          <w:rFonts w:ascii="Courier New" w:hAnsi="Courier New" w:cs="Courier New"/>
          <w:color w:val="000000"/>
          <w:sz w:val="20"/>
          <w:szCs w:val="20"/>
        </w:rPr>
        <w:t>/</w:t>
      </w:r>
      <w:proofErr w:type="spellStart"/>
      <w:r w:rsidRPr="008F42EC">
        <w:rPr>
          <w:rFonts w:ascii="Courier New" w:hAnsi="Courier New" w:cs="Courier New"/>
          <w:color w:val="000000"/>
          <w:sz w:val="20"/>
          <w:szCs w:val="20"/>
        </w:rPr>
        <w:t>gfs</w:t>
      </w:r>
      <w:proofErr w:type="spellEnd"/>
      <w:r w:rsidRPr="008F42EC">
        <w:rPr>
          <w:rFonts w:ascii="Courier New" w:hAnsi="Courier New" w:cs="Courier New"/>
          <w:color w:val="000000"/>
          <w:sz w:val="20"/>
          <w:szCs w:val="20"/>
        </w:rPr>
        <w:t>/</w:t>
      </w:r>
      <w:proofErr w:type="spellStart"/>
      <w:r w:rsidRPr="008F42EC">
        <w:rPr>
          <w:rFonts w:ascii="Courier New" w:hAnsi="Courier New" w:cs="Courier New"/>
          <w:color w:val="000000"/>
          <w:sz w:val="20"/>
          <w:szCs w:val="20"/>
        </w:rPr>
        <w:t>hdf</w:t>
      </w:r>
      <w:proofErr w:type="spellEnd"/>
      <w:r w:rsidRPr="008F42EC">
        <w:rPr>
          <w:rFonts w:ascii="Courier New" w:hAnsi="Courier New" w:cs="Courier New"/>
          <w:color w:val="000000"/>
          <w:sz w:val="20"/>
          <w:szCs w:val="20"/>
        </w:rPr>
        <w:t>/</w:t>
      </w:r>
    </w:p>
    <w:p w14:paraId="4C5C83F9"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/data1/</w:t>
      </w:r>
      <w:proofErr w:type="spellStart"/>
      <w:r w:rsidRPr="008F42EC">
        <w:rPr>
          <w:rFonts w:ascii="Courier New" w:hAnsi="Courier New" w:cs="Courier New"/>
          <w:color w:val="000000"/>
          <w:sz w:val="20"/>
          <w:szCs w:val="20"/>
        </w:rPr>
        <w:t>Ancil_Data</w:t>
      </w:r>
      <w:proofErr w:type="spellEnd"/>
      <w:r w:rsidRPr="008F42EC">
        <w:rPr>
          <w:rFonts w:ascii="Courier New" w:hAnsi="Courier New" w:cs="Courier New"/>
          <w:color w:val="000000"/>
          <w:sz w:val="20"/>
          <w:szCs w:val="20"/>
        </w:rPr>
        <w:t>/</w:t>
      </w:r>
      <w:proofErr w:type="spellStart"/>
      <w:r w:rsidRPr="008F42EC">
        <w:rPr>
          <w:rFonts w:ascii="Courier New" w:hAnsi="Courier New" w:cs="Courier New"/>
          <w:color w:val="000000"/>
          <w:sz w:val="20"/>
          <w:szCs w:val="20"/>
        </w:rPr>
        <w:t>ncep</w:t>
      </w:r>
      <w:proofErr w:type="spellEnd"/>
      <w:r w:rsidRPr="008F42EC">
        <w:rPr>
          <w:rFonts w:ascii="Courier New" w:hAnsi="Courier New" w:cs="Courier New"/>
          <w:color w:val="000000"/>
          <w:sz w:val="20"/>
          <w:szCs w:val="20"/>
        </w:rPr>
        <w:t>-reanalysis/</w:t>
      </w:r>
    </w:p>
    <w:p w14:paraId="143FBC47"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/data1/</w:t>
      </w:r>
      <w:proofErr w:type="spellStart"/>
      <w:r w:rsidRPr="008F42EC">
        <w:rPr>
          <w:rFonts w:ascii="Courier New" w:hAnsi="Courier New" w:cs="Courier New"/>
          <w:color w:val="000000"/>
          <w:sz w:val="20"/>
          <w:szCs w:val="20"/>
        </w:rPr>
        <w:t>Ancil_Data</w:t>
      </w:r>
      <w:proofErr w:type="spellEnd"/>
      <w:r w:rsidRPr="008F42EC">
        <w:rPr>
          <w:rFonts w:ascii="Courier New" w:hAnsi="Courier New" w:cs="Courier New"/>
          <w:color w:val="000000"/>
          <w:sz w:val="20"/>
          <w:szCs w:val="20"/>
        </w:rPr>
        <w:t>/</w:t>
      </w:r>
      <w:proofErr w:type="spellStart"/>
      <w:r w:rsidRPr="008F42EC">
        <w:rPr>
          <w:rFonts w:ascii="Courier New" w:hAnsi="Courier New" w:cs="Courier New"/>
          <w:color w:val="000000"/>
          <w:sz w:val="20"/>
          <w:szCs w:val="20"/>
        </w:rPr>
        <w:t>cfsr</w:t>
      </w:r>
      <w:proofErr w:type="spellEnd"/>
      <w:r w:rsidRPr="008F42EC">
        <w:rPr>
          <w:rFonts w:ascii="Courier New" w:hAnsi="Courier New" w:cs="Courier New"/>
          <w:color w:val="000000"/>
          <w:sz w:val="20"/>
          <w:szCs w:val="20"/>
        </w:rPr>
        <w:t>/</w:t>
      </w:r>
      <w:proofErr w:type="spellStart"/>
      <w:r w:rsidRPr="008F42EC">
        <w:rPr>
          <w:rFonts w:ascii="Courier New" w:hAnsi="Courier New" w:cs="Courier New"/>
          <w:color w:val="000000"/>
          <w:sz w:val="20"/>
          <w:szCs w:val="20"/>
        </w:rPr>
        <w:t>hdf</w:t>
      </w:r>
      <w:proofErr w:type="spellEnd"/>
      <w:r w:rsidRPr="008F42EC">
        <w:rPr>
          <w:rFonts w:ascii="Courier New" w:hAnsi="Courier New" w:cs="Courier New"/>
          <w:color w:val="000000"/>
          <w:sz w:val="20"/>
          <w:szCs w:val="20"/>
        </w:rPr>
        <w:t>/</w:t>
      </w:r>
    </w:p>
    <w:p w14:paraId="6C26BAF2"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/data1/</w:t>
      </w:r>
      <w:proofErr w:type="spellStart"/>
      <w:r w:rsidRPr="008F42EC">
        <w:rPr>
          <w:rFonts w:ascii="Courier New" w:hAnsi="Courier New" w:cs="Courier New"/>
          <w:color w:val="000000"/>
          <w:sz w:val="20"/>
          <w:szCs w:val="20"/>
        </w:rPr>
        <w:t>Ancil_Data</w:t>
      </w:r>
      <w:proofErr w:type="spellEnd"/>
      <w:r w:rsidRPr="008F42EC">
        <w:rPr>
          <w:rFonts w:ascii="Courier New" w:hAnsi="Courier New" w:cs="Courier New"/>
          <w:color w:val="000000"/>
          <w:sz w:val="20"/>
          <w:szCs w:val="20"/>
        </w:rPr>
        <w:t>/</w:t>
      </w:r>
      <w:proofErr w:type="spellStart"/>
      <w:r w:rsidRPr="008F42EC">
        <w:rPr>
          <w:rFonts w:ascii="Courier New" w:hAnsi="Courier New" w:cs="Courier New"/>
          <w:color w:val="000000"/>
          <w:sz w:val="20"/>
          <w:szCs w:val="20"/>
        </w:rPr>
        <w:t>oisst_daily</w:t>
      </w:r>
      <w:proofErr w:type="spellEnd"/>
      <w:r w:rsidRPr="008F42EC">
        <w:rPr>
          <w:rFonts w:ascii="Courier New" w:hAnsi="Courier New" w:cs="Courier New"/>
          <w:color w:val="000000"/>
          <w:sz w:val="20"/>
          <w:szCs w:val="20"/>
        </w:rPr>
        <w:t>/</w:t>
      </w:r>
    </w:p>
    <w:p w14:paraId="24DEB6E0"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/data1/</w:t>
      </w:r>
      <w:proofErr w:type="spellStart"/>
      <w:r w:rsidRPr="008F42EC">
        <w:rPr>
          <w:rFonts w:ascii="Courier New" w:hAnsi="Courier New" w:cs="Courier New"/>
          <w:color w:val="000000"/>
          <w:sz w:val="20"/>
          <w:szCs w:val="20"/>
        </w:rPr>
        <w:t>Ancil_Data</w:t>
      </w:r>
      <w:proofErr w:type="spellEnd"/>
      <w:r w:rsidRPr="008F42EC">
        <w:rPr>
          <w:rFonts w:ascii="Courier New" w:hAnsi="Courier New" w:cs="Courier New"/>
          <w:color w:val="000000"/>
          <w:sz w:val="20"/>
          <w:szCs w:val="20"/>
        </w:rPr>
        <w:t>/snow/</w:t>
      </w:r>
    </w:p>
    <w:p w14:paraId="0F1A64A7"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/data1/</w:t>
      </w:r>
      <w:proofErr w:type="spellStart"/>
      <w:r w:rsidRPr="008F42EC">
        <w:rPr>
          <w:rFonts w:ascii="Courier New" w:hAnsi="Courier New" w:cs="Courier New"/>
          <w:color w:val="000000"/>
          <w:sz w:val="20"/>
          <w:szCs w:val="20"/>
        </w:rPr>
        <w:t>Ancil_Data</w:t>
      </w:r>
      <w:proofErr w:type="spellEnd"/>
      <w:r w:rsidRPr="008F42EC">
        <w:rPr>
          <w:rFonts w:ascii="Courier New" w:hAnsi="Courier New" w:cs="Courier New"/>
          <w:color w:val="000000"/>
          <w:sz w:val="20"/>
          <w:szCs w:val="20"/>
        </w:rPr>
        <w:t>/</w:t>
      </w:r>
      <w:proofErr w:type="spellStart"/>
      <w:r w:rsidRPr="008F42EC">
        <w:rPr>
          <w:rFonts w:ascii="Courier New" w:hAnsi="Courier New" w:cs="Courier New"/>
          <w:color w:val="000000"/>
          <w:sz w:val="20"/>
          <w:szCs w:val="20"/>
        </w:rPr>
        <w:t>GlobSnow</w:t>
      </w:r>
      <w:proofErr w:type="spellEnd"/>
      <w:r w:rsidRPr="008F42EC">
        <w:rPr>
          <w:rFonts w:ascii="Courier New" w:hAnsi="Courier New" w:cs="Courier New"/>
          <w:color w:val="000000"/>
          <w:sz w:val="20"/>
          <w:szCs w:val="20"/>
        </w:rPr>
        <w:t>/</w:t>
      </w:r>
    </w:p>
    <w:p w14:paraId="029413C4"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/data1/</w:t>
      </w:r>
      <w:proofErr w:type="spellStart"/>
      <w:r w:rsidRPr="008F42EC">
        <w:rPr>
          <w:rFonts w:ascii="Courier New" w:hAnsi="Courier New" w:cs="Courier New"/>
          <w:color w:val="000000"/>
          <w:sz w:val="20"/>
          <w:szCs w:val="20"/>
        </w:rPr>
        <w:t>Ancil_Data</w:t>
      </w:r>
      <w:proofErr w:type="spellEnd"/>
      <w:r w:rsidRPr="008F42EC">
        <w:rPr>
          <w:rFonts w:ascii="Courier New" w:hAnsi="Courier New" w:cs="Courier New"/>
          <w:color w:val="000000"/>
          <w:sz w:val="20"/>
          <w:szCs w:val="20"/>
        </w:rPr>
        <w:t>/</w:t>
      </w:r>
      <w:proofErr w:type="spellStart"/>
      <w:r w:rsidRPr="008F42EC">
        <w:rPr>
          <w:rFonts w:ascii="Courier New" w:hAnsi="Courier New" w:cs="Courier New"/>
          <w:color w:val="000000"/>
          <w:sz w:val="20"/>
          <w:szCs w:val="20"/>
        </w:rPr>
        <w:t>Dark_Composites</w:t>
      </w:r>
      <w:proofErr w:type="spellEnd"/>
      <w:r w:rsidRPr="008F42EC">
        <w:rPr>
          <w:rFonts w:ascii="Courier New" w:hAnsi="Courier New" w:cs="Courier New"/>
          <w:color w:val="000000"/>
          <w:sz w:val="20"/>
          <w:szCs w:val="20"/>
        </w:rPr>
        <w:t>/</w:t>
      </w:r>
    </w:p>
    <w:p w14:paraId="05C7096B"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w:t>
      </w:r>
      <w:proofErr w:type="spellStart"/>
      <w:proofErr w:type="gramEnd"/>
      <w:r w:rsidRPr="008F42EC">
        <w:rPr>
          <w:rFonts w:ascii="Courier New" w:hAnsi="Courier New" w:cs="Courier New"/>
          <w:color w:val="000000"/>
          <w:sz w:val="20"/>
          <w:szCs w:val="20"/>
        </w:rPr>
        <w:t>temporary_files</w:t>
      </w:r>
      <w:proofErr w:type="spellEnd"/>
      <w:r w:rsidRPr="008F42EC">
        <w:rPr>
          <w:rFonts w:ascii="Courier New" w:hAnsi="Courier New" w:cs="Courier New"/>
          <w:color w:val="000000"/>
          <w:sz w:val="20"/>
          <w:szCs w:val="20"/>
        </w:rPr>
        <w:t>/</w:t>
      </w:r>
    </w:p>
    <w:p w14:paraId="3FC0FEBA"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!smooth</w:t>
      </w:r>
      <w:proofErr w:type="gram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nwp</w:t>
      </w:r>
      <w:proofErr w:type="spellEnd"/>
      <w:r w:rsidRPr="008F42EC">
        <w:rPr>
          <w:rFonts w:ascii="Courier New" w:hAnsi="Courier New" w:cs="Courier New"/>
          <w:color w:val="000000"/>
          <w:sz w:val="20"/>
          <w:szCs w:val="20"/>
        </w:rPr>
        <w:t xml:space="preserve"> flag (0=no, 1 = yes)</w:t>
      </w:r>
    </w:p>
    <w:p w14:paraId="69F90086"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w:t>
      </w:r>
      <w:proofErr w:type="spellStart"/>
      <w:r w:rsidRPr="008F42EC">
        <w:rPr>
          <w:rFonts w:ascii="Courier New" w:hAnsi="Courier New" w:cs="Courier New"/>
          <w:color w:val="000000"/>
          <w:sz w:val="20"/>
          <w:szCs w:val="20"/>
        </w:rPr>
        <w:t>seebor</w:t>
      </w:r>
      <w:proofErr w:type="spellEnd"/>
      <w:proofErr w:type="gram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emiss</w:t>
      </w:r>
      <w:proofErr w:type="spellEnd"/>
      <w:r w:rsidRPr="008F42EC">
        <w:rPr>
          <w:rFonts w:ascii="Courier New" w:hAnsi="Courier New" w:cs="Courier New"/>
          <w:color w:val="000000"/>
          <w:sz w:val="20"/>
          <w:szCs w:val="20"/>
        </w:rPr>
        <w:t xml:space="preserve"> flag (0=no, 1 = yes)</w:t>
      </w:r>
    </w:p>
    <w:p w14:paraId="1095F2DE"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!read</w:t>
      </w:r>
      <w:proofErr w:type="gramEnd"/>
      <w:r w:rsidRPr="008F42EC">
        <w:rPr>
          <w:rFonts w:ascii="Courier New" w:hAnsi="Courier New" w:cs="Courier New"/>
          <w:color w:val="000000"/>
          <w:sz w:val="20"/>
          <w:szCs w:val="20"/>
        </w:rPr>
        <w:t xml:space="preserve"> hires </w:t>
      </w:r>
      <w:proofErr w:type="spellStart"/>
      <w:r w:rsidRPr="008F42EC">
        <w:rPr>
          <w:rFonts w:ascii="Courier New" w:hAnsi="Courier New" w:cs="Courier New"/>
          <w:color w:val="000000"/>
          <w:sz w:val="20"/>
          <w:szCs w:val="20"/>
        </w:rPr>
        <w:t>sfc</w:t>
      </w:r>
      <w:proofErr w:type="spellEnd"/>
      <w:r w:rsidRPr="008F42EC">
        <w:rPr>
          <w:rFonts w:ascii="Courier New" w:hAnsi="Courier New" w:cs="Courier New"/>
          <w:color w:val="000000"/>
          <w:sz w:val="20"/>
          <w:szCs w:val="20"/>
        </w:rPr>
        <w:t xml:space="preserve"> type flag (0=no-8km, 1 = yes-1km)</w:t>
      </w:r>
    </w:p>
    <w:p w14:paraId="6392EE7C"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!read</w:t>
      </w:r>
      <w:proofErr w:type="gramEnd"/>
      <w:r w:rsidRPr="008F42EC">
        <w:rPr>
          <w:rFonts w:ascii="Courier New" w:hAnsi="Courier New" w:cs="Courier New"/>
          <w:color w:val="000000"/>
          <w:sz w:val="20"/>
          <w:szCs w:val="20"/>
        </w:rPr>
        <w:t xml:space="preserve"> land mask flag (0=no, 1 = yes)</w:t>
      </w:r>
    </w:p>
    <w:p w14:paraId="16D401F6"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!read</w:t>
      </w:r>
      <w:proofErr w:type="gramEnd"/>
      <w:r w:rsidRPr="008F42EC">
        <w:rPr>
          <w:rFonts w:ascii="Courier New" w:hAnsi="Courier New" w:cs="Courier New"/>
          <w:color w:val="000000"/>
          <w:sz w:val="20"/>
          <w:szCs w:val="20"/>
        </w:rPr>
        <w:t xml:space="preserve"> coast mask flag (0=no, 1 = yes)</w:t>
      </w:r>
    </w:p>
    <w:p w14:paraId="5E5BF7F5"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!read</w:t>
      </w:r>
      <w:proofErr w:type="gramEnd"/>
      <w:r w:rsidRPr="008F42EC">
        <w:rPr>
          <w:rFonts w:ascii="Courier New" w:hAnsi="Courier New" w:cs="Courier New"/>
          <w:color w:val="000000"/>
          <w:sz w:val="20"/>
          <w:szCs w:val="20"/>
        </w:rPr>
        <w:t xml:space="preserve"> surface elevation flag (0=no, 1 = yes)</w:t>
      </w:r>
    </w:p>
    <w:p w14:paraId="094457AF"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0         !read</w:t>
      </w:r>
      <w:proofErr w:type="gramEnd"/>
      <w:r w:rsidRPr="008F42EC">
        <w:rPr>
          <w:rFonts w:ascii="Courier New" w:hAnsi="Courier New" w:cs="Courier New"/>
          <w:color w:val="000000"/>
          <w:sz w:val="20"/>
          <w:szCs w:val="20"/>
        </w:rPr>
        <w:t xml:space="preserve"> volcano mask flag (0=no, 1 = yes)</w:t>
      </w:r>
    </w:p>
    <w:p w14:paraId="1DE49AB6"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 xml:space="preserve">0.0 </w:t>
      </w:r>
      <w:proofErr w:type="gramStart"/>
      <w:r w:rsidRPr="008F42EC">
        <w:rPr>
          <w:rFonts w:ascii="Courier New" w:hAnsi="Courier New" w:cs="Courier New"/>
          <w:color w:val="000000"/>
          <w:sz w:val="20"/>
          <w:szCs w:val="20"/>
        </w:rPr>
        <w:t>180.0 !solar</w:t>
      </w:r>
      <w:proofErr w:type="gramEnd"/>
      <w:r w:rsidRPr="008F42EC">
        <w:rPr>
          <w:rFonts w:ascii="Courier New" w:hAnsi="Courier New" w:cs="Courier New"/>
          <w:color w:val="000000"/>
          <w:sz w:val="20"/>
          <w:szCs w:val="20"/>
        </w:rPr>
        <w:t xml:space="preserve"> zenith angle limits</w:t>
      </w:r>
    </w:p>
    <w:p w14:paraId="660FEC31"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!read</w:t>
      </w:r>
      <w:proofErr w:type="gramEnd"/>
      <w:r w:rsidRPr="008F42EC">
        <w:rPr>
          <w:rFonts w:ascii="Courier New" w:hAnsi="Courier New" w:cs="Courier New"/>
          <w:color w:val="000000"/>
          <w:sz w:val="20"/>
          <w:szCs w:val="20"/>
        </w:rPr>
        <w:t xml:space="preserve"> snow mask flag (0=NWP, 1 = IMS, 2 = </w:t>
      </w:r>
      <w:proofErr w:type="spellStart"/>
      <w:r w:rsidRPr="008F42EC">
        <w:rPr>
          <w:rFonts w:ascii="Courier New" w:hAnsi="Courier New" w:cs="Courier New"/>
          <w:color w:val="000000"/>
          <w:sz w:val="20"/>
          <w:szCs w:val="20"/>
        </w:rPr>
        <w:t>GlobSnow</w:t>
      </w:r>
      <w:proofErr w:type="spellEnd"/>
      <w:r w:rsidRPr="008F42EC">
        <w:rPr>
          <w:rFonts w:ascii="Courier New" w:hAnsi="Courier New" w:cs="Courier New"/>
          <w:color w:val="000000"/>
          <w:sz w:val="20"/>
          <w:szCs w:val="20"/>
        </w:rPr>
        <w:t>)</w:t>
      </w:r>
    </w:p>
    <w:p w14:paraId="0BE4F6DC"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1         !read</w:t>
      </w:r>
      <w:proofErr w:type="gramEnd"/>
      <w:r w:rsidRPr="008F42EC">
        <w:rPr>
          <w:rFonts w:ascii="Courier New" w:hAnsi="Courier New" w:cs="Courier New"/>
          <w:color w:val="000000"/>
          <w:sz w:val="20"/>
          <w:szCs w:val="20"/>
        </w:rPr>
        <w:t xml:space="preserve"> dark composite flag (0=no, 1 = yes)</w:t>
      </w:r>
    </w:p>
    <w:p w14:paraId="69DF0E57"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 xml:space="preserve">1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proofErr w:type="gram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chan</w:t>
      </w:r>
      <w:proofErr w:type="spellEnd"/>
      <w:proofErr w:type="gramEnd"/>
      <w:r w:rsidRPr="008F42EC">
        <w:rPr>
          <w:rFonts w:ascii="Courier New" w:hAnsi="Courier New" w:cs="Courier New"/>
          <w:color w:val="000000"/>
          <w:sz w:val="20"/>
          <w:szCs w:val="20"/>
        </w:rPr>
        <w:t xml:space="preserve"> on flags of channels 1,2,3,4,5,6</w:t>
      </w:r>
    </w:p>
    <w:p w14:paraId="2D361731"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 xml:space="preserve">1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proofErr w:type="gram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chan</w:t>
      </w:r>
      <w:proofErr w:type="spellEnd"/>
      <w:proofErr w:type="gramEnd"/>
      <w:r w:rsidRPr="008F42EC">
        <w:rPr>
          <w:rFonts w:ascii="Courier New" w:hAnsi="Courier New" w:cs="Courier New"/>
          <w:color w:val="000000"/>
          <w:sz w:val="20"/>
          <w:szCs w:val="20"/>
        </w:rPr>
        <w:t xml:space="preserve"> on flags of channels 7,8,9,10,11,12</w:t>
      </w:r>
    </w:p>
    <w:p w14:paraId="0F2488BF"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 xml:space="preserve">1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proofErr w:type="gram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chan</w:t>
      </w:r>
      <w:proofErr w:type="spellEnd"/>
      <w:proofErr w:type="gramEnd"/>
      <w:r w:rsidRPr="008F42EC">
        <w:rPr>
          <w:rFonts w:ascii="Courier New" w:hAnsi="Courier New" w:cs="Courier New"/>
          <w:color w:val="000000"/>
          <w:sz w:val="20"/>
          <w:szCs w:val="20"/>
        </w:rPr>
        <w:t xml:space="preserve"> on flags of channels 13,14,15,16,17,18</w:t>
      </w:r>
    </w:p>
    <w:p w14:paraId="079EC7FB"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 xml:space="preserve">1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proofErr w:type="gram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chan</w:t>
      </w:r>
      <w:proofErr w:type="spellEnd"/>
      <w:proofErr w:type="gramEnd"/>
      <w:r w:rsidRPr="008F42EC">
        <w:rPr>
          <w:rFonts w:ascii="Courier New" w:hAnsi="Courier New" w:cs="Courier New"/>
          <w:color w:val="000000"/>
          <w:sz w:val="20"/>
          <w:szCs w:val="20"/>
        </w:rPr>
        <w:t xml:space="preserve"> on flags of channels 19,20,21,22,23,24</w:t>
      </w:r>
    </w:p>
    <w:p w14:paraId="716A8B53"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 xml:space="preserve">1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proofErr w:type="gram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chan</w:t>
      </w:r>
      <w:proofErr w:type="spellEnd"/>
      <w:proofErr w:type="gramEnd"/>
      <w:r w:rsidRPr="008F42EC">
        <w:rPr>
          <w:rFonts w:ascii="Courier New" w:hAnsi="Courier New" w:cs="Courier New"/>
          <w:color w:val="000000"/>
          <w:sz w:val="20"/>
          <w:szCs w:val="20"/>
        </w:rPr>
        <w:t xml:space="preserve"> on flags of channels 25,26,27,28,29,30</w:t>
      </w:r>
    </w:p>
    <w:p w14:paraId="1F6FD043"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 xml:space="preserve">1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proofErr w:type="gram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chan</w:t>
      </w:r>
      <w:proofErr w:type="spellEnd"/>
      <w:proofErr w:type="gramEnd"/>
      <w:r w:rsidRPr="008F42EC">
        <w:rPr>
          <w:rFonts w:ascii="Courier New" w:hAnsi="Courier New" w:cs="Courier New"/>
          <w:color w:val="000000"/>
          <w:sz w:val="20"/>
          <w:szCs w:val="20"/>
        </w:rPr>
        <w:t xml:space="preserve"> on flags of channels 31,32,33,34,35,36</w:t>
      </w:r>
    </w:p>
    <w:p w14:paraId="1F955D67"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 xml:space="preserve">1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proofErr w:type="gramStart"/>
      <w:r w:rsidRPr="008F42EC">
        <w:rPr>
          <w:rFonts w:ascii="Courier New" w:hAnsi="Courier New" w:cs="Courier New"/>
          <w:color w:val="000000"/>
          <w:sz w:val="20"/>
          <w:szCs w:val="20"/>
        </w:rPr>
        <w:t>1</w:t>
      </w:r>
      <w:proofErr w:type="spellEnd"/>
      <w:r w:rsidRPr="008F42EC">
        <w:rPr>
          <w:rFonts w:ascii="Courier New" w:hAnsi="Courier New" w:cs="Courier New"/>
          <w:color w:val="000000"/>
          <w:sz w:val="20"/>
          <w:szCs w:val="20"/>
        </w:rPr>
        <w:t xml:space="preserve">  !</w:t>
      </w:r>
      <w:proofErr w:type="spellStart"/>
      <w:r w:rsidRPr="008F42EC">
        <w:rPr>
          <w:rFonts w:ascii="Courier New" w:hAnsi="Courier New" w:cs="Courier New"/>
          <w:color w:val="000000"/>
          <w:sz w:val="20"/>
          <w:szCs w:val="20"/>
        </w:rPr>
        <w:t>chan</w:t>
      </w:r>
      <w:proofErr w:type="spellEnd"/>
      <w:proofErr w:type="gramEnd"/>
      <w:r w:rsidRPr="008F42EC">
        <w:rPr>
          <w:rFonts w:ascii="Courier New" w:hAnsi="Courier New" w:cs="Courier New"/>
          <w:color w:val="000000"/>
          <w:sz w:val="20"/>
          <w:szCs w:val="20"/>
        </w:rPr>
        <w:t xml:space="preserve"> on flags of channels i5,i2,i3,i4,i5,DNB (VIIRS ONLY)</w:t>
      </w:r>
    </w:p>
    <w:p w14:paraId="402D01B3"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t>3         !</w:t>
      </w:r>
      <w:proofErr w:type="gramEnd"/>
      <w:r w:rsidRPr="008F42EC">
        <w:rPr>
          <w:rFonts w:ascii="Courier New" w:hAnsi="Courier New" w:cs="Courier New"/>
          <w:color w:val="000000"/>
          <w:sz w:val="20"/>
          <w:szCs w:val="20"/>
        </w:rPr>
        <w:t xml:space="preserve"> DCOMP MODIS MODE (1 = 0.6/</w:t>
      </w:r>
      <w:proofErr w:type="gramStart"/>
      <w:r w:rsidRPr="008F42EC">
        <w:rPr>
          <w:rFonts w:ascii="Courier New" w:hAnsi="Courier New" w:cs="Courier New"/>
          <w:color w:val="000000"/>
          <w:sz w:val="20"/>
          <w:szCs w:val="20"/>
        </w:rPr>
        <w:t>1.6 .</w:t>
      </w:r>
      <w:proofErr w:type="gramEnd"/>
      <w:r w:rsidRPr="008F42EC">
        <w:rPr>
          <w:rFonts w:ascii="Courier New" w:hAnsi="Courier New" w:cs="Courier New"/>
          <w:color w:val="000000"/>
          <w:sz w:val="20"/>
          <w:szCs w:val="20"/>
        </w:rPr>
        <w:t xml:space="preserve"> 2 = 0.6/2.2 3 = 0.6/3.7  )</w:t>
      </w:r>
    </w:p>
    <w:p w14:paraId="19A6FC3B"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proofErr w:type="gramStart"/>
      <w:r w:rsidRPr="008F42EC">
        <w:rPr>
          <w:rFonts w:ascii="Courier New" w:hAnsi="Courier New" w:cs="Courier New"/>
          <w:color w:val="000000"/>
          <w:sz w:val="20"/>
          <w:szCs w:val="20"/>
        </w:rPr>
        <w:lastRenderedPageBreak/>
        <w:t>6         !</w:t>
      </w:r>
      <w:proofErr w:type="gramEnd"/>
      <w:r w:rsidRPr="008F42EC">
        <w:rPr>
          <w:rFonts w:ascii="Courier New" w:hAnsi="Courier New" w:cs="Courier New"/>
          <w:color w:val="000000"/>
          <w:sz w:val="20"/>
          <w:szCs w:val="20"/>
        </w:rPr>
        <w:t xml:space="preserve"> ACHA MODE (0=11</w:t>
      </w:r>
      <w:proofErr w:type="gramStart"/>
      <w:r w:rsidRPr="008F42EC">
        <w:rPr>
          <w:rFonts w:ascii="Courier New" w:hAnsi="Courier New" w:cs="Courier New"/>
          <w:color w:val="000000"/>
          <w:sz w:val="20"/>
          <w:szCs w:val="20"/>
        </w:rPr>
        <w:t>;1</w:t>
      </w:r>
      <w:proofErr w:type="gramEnd"/>
      <w:r w:rsidRPr="008F42EC">
        <w:rPr>
          <w:rFonts w:ascii="Courier New" w:hAnsi="Courier New" w:cs="Courier New"/>
          <w:color w:val="000000"/>
          <w:sz w:val="20"/>
          <w:szCs w:val="20"/>
        </w:rPr>
        <w:t>=11/12;2=11/13.3;3=11,12,13;4=8.5/11/12;</w:t>
      </w:r>
    </w:p>
    <w:p w14:paraId="362732DC" w14:textId="77777777" w:rsidR="008F42EC" w:rsidRPr="008F42EC" w:rsidRDefault="008F42EC" w:rsidP="008F42EC">
      <w:pPr>
        <w:tabs>
          <w:tab w:val="left" w:pos="-1440"/>
        </w:tabs>
        <w:ind w:left="3600" w:hanging="3600"/>
        <w:jc w:val="both"/>
        <w:rPr>
          <w:rFonts w:ascii="Courier New" w:hAnsi="Courier New" w:cs="Courier New"/>
          <w:color w:val="000000"/>
          <w:sz w:val="20"/>
          <w:szCs w:val="20"/>
        </w:rPr>
      </w:pPr>
      <w:r w:rsidRPr="008F42EC">
        <w:rPr>
          <w:rFonts w:ascii="Courier New" w:hAnsi="Courier New" w:cs="Courier New"/>
          <w:color w:val="000000"/>
          <w:sz w:val="20"/>
          <w:szCs w:val="20"/>
        </w:rPr>
        <w:tab/>
      </w:r>
      <w:r w:rsidRPr="008F42EC">
        <w:rPr>
          <w:rFonts w:ascii="Courier New" w:hAnsi="Courier New" w:cs="Courier New"/>
          <w:color w:val="000000"/>
          <w:sz w:val="20"/>
          <w:szCs w:val="20"/>
        </w:rPr>
        <w:tab/>
        <w:t>5=6.7,11,12</w:t>
      </w:r>
      <w:proofErr w:type="gramStart"/>
      <w:r w:rsidRPr="008F42EC">
        <w:rPr>
          <w:rFonts w:ascii="Courier New" w:hAnsi="Courier New" w:cs="Courier New"/>
          <w:color w:val="000000"/>
          <w:sz w:val="20"/>
          <w:szCs w:val="20"/>
        </w:rPr>
        <w:t>;6</w:t>
      </w:r>
      <w:proofErr w:type="gramEnd"/>
      <w:r w:rsidRPr="008F42EC">
        <w:rPr>
          <w:rFonts w:ascii="Courier New" w:hAnsi="Courier New" w:cs="Courier New"/>
          <w:color w:val="000000"/>
          <w:sz w:val="20"/>
          <w:szCs w:val="20"/>
        </w:rPr>
        <w:t>=6.7,11,13.3)</w:t>
      </w:r>
    </w:p>
    <w:p w14:paraId="18D6EA15" w14:textId="77777777" w:rsidR="008F42EC" w:rsidRPr="008F42EC" w:rsidRDefault="008F42EC" w:rsidP="008F42EC">
      <w:pPr>
        <w:tabs>
          <w:tab w:val="left" w:pos="-1440"/>
          <w:tab w:val="left" w:pos="2880"/>
        </w:tabs>
        <w:ind w:left="4320" w:hanging="4320"/>
        <w:jc w:val="both"/>
      </w:pPr>
      <w:proofErr w:type="gramStart"/>
      <w:r w:rsidRPr="008F42EC">
        <w:rPr>
          <w:rFonts w:ascii="Courier New" w:hAnsi="Courier New" w:cs="Courier New"/>
          <w:color w:val="000000"/>
          <w:sz w:val="20"/>
          <w:szCs w:val="20"/>
        </w:rPr>
        <w:t>goes</w:t>
      </w:r>
      <w:proofErr w:type="gramEnd"/>
      <w:r w:rsidRPr="008F42EC">
        <w:rPr>
          <w:rFonts w:ascii="Courier New" w:hAnsi="Courier New" w:cs="Courier New"/>
          <w:color w:val="000000"/>
          <w:sz w:val="20"/>
          <w:szCs w:val="20"/>
        </w:rPr>
        <w:t>_default_bayes_mask.txt</w:t>
      </w:r>
    </w:p>
    <w:p w14:paraId="07DED809" w14:textId="77777777" w:rsidR="008F42EC" w:rsidRDefault="008F42EC" w:rsidP="00196FCD">
      <w:pPr>
        <w:pStyle w:val="Heading1"/>
        <w:rPr>
          <w:rFonts w:asciiTheme="minorHAnsi" w:hAnsiTheme="minorHAnsi"/>
        </w:rPr>
      </w:pPr>
    </w:p>
    <w:p w14:paraId="0B1291C9" w14:textId="77777777" w:rsidR="00314420" w:rsidRPr="00F277BD" w:rsidRDefault="00C95083" w:rsidP="00196FCD">
      <w:pPr>
        <w:pStyle w:val="Heading1"/>
        <w:rPr>
          <w:rFonts w:asciiTheme="minorHAnsi" w:hAnsiTheme="minorHAnsi"/>
        </w:rPr>
      </w:pPr>
      <w:bookmarkStart w:id="427" w:name="_Toc257364711"/>
      <w:r w:rsidRPr="00F277BD">
        <w:rPr>
          <w:rFonts w:asciiTheme="minorHAnsi" w:hAnsiTheme="minorHAnsi"/>
        </w:rPr>
        <w:t>Level-1b Input Files</w:t>
      </w:r>
      <w:bookmarkEnd w:id="427"/>
    </w:p>
    <w:p w14:paraId="626F8E8E" w14:textId="77777777" w:rsidR="00C95083" w:rsidRPr="00F277BD" w:rsidRDefault="00C95083" w:rsidP="00C95083"/>
    <w:p w14:paraId="6CBCC2D0" w14:textId="77777777" w:rsidR="00C95083" w:rsidRPr="00F277BD" w:rsidRDefault="00C95083" w:rsidP="00C95083">
      <w:pPr>
        <w:pStyle w:val="Heading2"/>
        <w:rPr>
          <w:rFonts w:asciiTheme="minorHAnsi" w:hAnsiTheme="minorHAnsi"/>
        </w:rPr>
      </w:pPr>
      <w:bookmarkStart w:id="428" w:name="_Toc257364712"/>
      <w:r w:rsidRPr="00F277BD">
        <w:rPr>
          <w:rFonts w:asciiTheme="minorHAnsi" w:hAnsiTheme="minorHAnsi"/>
        </w:rPr>
        <w:t>AVHRR</w:t>
      </w:r>
      <w:bookmarkEnd w:id="428"/>
    </w:p>
    <w:p w14:paraId="208A8E9D" w14:textId="77777777" w:rsidR="00614C8B" w:rsidRDefault="00614C8B" w:rsidP="00614C8B">
      <w:r w:rsidRPr="00F277BD">
        <w:t>CLAVR-x operates on 16-bit packed binary AVHRR Level-1b files that are in official NESDIS format or in related AAPP format.  CLAVR-x can process Global Area Coverage (GAC) data, Local Area Coverage (LAC) data, Full Resolution Area Coverage (FRAC) data or High Resolution Picture Transmission (HRPT) data.  Data from every AVHRR is supported in CLAVR-x.</w:t>
      </w:r>
    </w:p>
    <w:p w14:paraId="7E8DE9FC" w14:textId="77777777" w:rsidR="00F277BD" w:rsidRDefault="00F277BD" w:rsidP="00614C8B"/>
    <w:p w14:paraId="2556574B" w14:textId="77777777" w:rsidR="00F277BD" w:rsidRPr="00F277BD" w:rsidRDefault="00F277BD" w:rsidP="00614C8B">
      <w:r>
        <w:t>Level-1b AVHRR data is available from the NOAA CLASS site (</w:t>
      </w:r>
      <w:hyperlink r:id="rId14" w:history="1">
        <w:r w:rsidRPr="00E16966">
          <w:rPr>
            <w:rStyle w:val="Hyperlink"/>
          </w:rPr>
          <w:t>www.class.noaa.gov</w:t>
        </w:r>
      </w:hyperlink>
      <w:r>
        <w:t>).  When ordering from CLASS, it is important to turn off the option of adding the header to the data set.  If one makes this mistake, the 122 byte (pre NOAA-</w:t>
      </w:r>
      <w:proofErr w:type="spellStart"/>
      <w:r>
        <w:t>klm</w:t>
      </w:r>
      <w:proofErr w:type="spellEnd"/>
      <w:r>
        <w:t xml:space="preserve">) or </w:t>
      </w:r>
      <w:proofErr w:type="gramStart"/>
      <w:r>
        <w:t>512 byte</w:t>
      </w:r>
      <w:proofErr w:type="gramEnd"/>
      <w:r>
        <w:t xml:space="preserve"> (NOAA-</w:t>
      </w:r>
      <w:proofErr w:type="spellStart"/>
      <w:r>
        <w:t>klm</w:t>
      </w:r>
      <w:proofErr w:type="spellEnd"/>
      <w:r>
        <w:t xml:space="preserve"> and beyond) header must be stripped off before processing by CLAVR-x.  CLAVR-x can read files that have been sub-</w:t>
      </w:r>
      <w:proofErr w:type="spellStart"/>
      <w:r>
        <w:t>setted</w:t>
      </w:r>
      <w:proofErr w:type="spellEnd"/>
      <w:r>
        <w:t xml:space="preserve"> in the scan-line dimension by CLASS. </w:t>
      </w:r>
    </w:p>
    <w:p w14:paraId="7C5F9DB4" w14:textId="77777777" w:rsidR="00C95083" w:rsidRPr="00F277BD" w:rsidRDefault="00C95083" w:rsidP="00C95083">
      <w:pPr>
        <w:pStyle w:val="Heading2"/>
        <w:rPr>
          <w:rFonts w:asciiTheme="minorHAnsi" w:hAnsiTheme="minorHAnsi"/>
        </w:rPr>
      </w:pPr>
      <w:bookmarkStart w:id="429" w:name="_Toc257364713"/>
      <w:r w:rsidRPr="00F277BD">
        <w:rPr>
          <w:rFonts w:asciiTheme="minorHAnsi" w:hAnsiTheme="minorHAnsi"/>
        </w:rPr>
        <w:t>GOES-Imager</w:t>
      </w:r>
      <w:bookmarkEnd w:id="429"/>
    </w:p>
    <w:p w14:paraId="7B31EAD6" w14:textId="77777777" w:rsidR="00C95083" w:rsidRPr="00F277BD" w:rsidRDefault="00614C8B" w:rsidP="00614C8B">
      <w:r w:rsidRPr="00F277BD">
        <w:t xml:space="preserve">CLAVR-x processed </w:t>
      </w:r>
      <w:proofErr w:type="spellStart"/>
      <w:r w:rsidRPr="00F277BD">
        <w:t>McIDAS</w:t>
      </w:r>
      <w:proofErr w:type="spellEnd"/>
      <w:r w:rsidRPr="00F277BD">
        <w:t xml:space="preserve"> Area file formatted data for GOES and all geostationary imagers</w:t>
      </w:r>
      <w:r w:rsidR="005D10F7" w:rsidRPr="00F277BD">
        <w:t xml:space="preserve"> (MTSAT, MSG, FY-2D and COMS)</w:t>
      </w:r>
      <w:r w:rsidRPr="00F277BD">
        <w:t>.  CLAVR-x requires band-separated area files with all channels having the same spatial resolution.  Channels that are turned off are not read in.</w:t>
      </w:r>
      <w:r w:rsidR="00F277BD">
        <w:t xml:space="preserve">  CLAVR-x can process any GOES-Imager band-separated data for any domain.  </w:t>
      </w:r>
    </w:p>
    <w:p w14:paraId="450B1C09" w14:textId="77777777" w:rsidR="00C95083" w:rsidRPr="00F277BD" w:rsidRDefault="00C95083" w:rsidP="00C95083">
      <w:pPr>
        <w:pStyle w:val="Heading2"/>
        <w:rPr>
          <w:rFonts w:asciiTheme="minorHAnsi" w:hAnsiTheme="minorHAnsi"/>
        </w:rPr>
      </w:pPr>
      <w:bookmarkStart w:id="430" w:name="_Toc257364714"/>
      <w:r w:rsidRPr="00F277BD">
        <w:rPr>
          <w:rFonts w:asciiTheme="minorHAnsi" w:hAnsiTheme="minorHAnsi"/>
        </w:rPr>
        <w:t>MODIS</w:t>
      </w:r>
      <w:bookmarkEnd w:id="430"/>
    </w:p>
    <w:p w14:paraId="563F6EB1" w14:textId="77777777" w:rsidR="00C95083" w:rsidRPr="00F277BD" w:rsidRDefault="005D10F7" w:rsidP="00614C8B">
      <w:r w:rsidRPr="00F277BD">
        <w:t>CLAVR-x processes</w:t>
      </w:r>
      <w:r w:rsidR="00614C8B" w:rsidRPr="00F277BD">
        <w:t xml:space="preserve"> the standard HDF-EOS formatted MODIS Level-1b data from NASA.  CLAVR-x can process 1km MODIS data (MYD021KM or MOD021KM) but requires the additional MYD03 or MOD03 </w:t>
      </w:r>
      <w:proofErr w:type="spellStart"/>
      <w:r w:rsidR="00614C8B" w:rsidRPr="00F277BD">
        <w:t>geolocation</w:t>
      </w:r>
      <w:proofErr w:type="spellEnd"/>
      <w:r w:rsidR="00614C8B" w:rsidRPr="00F277BD">
        <w:t xml:space="preserve"> file.</w:t>
      </w:r>
      <w:r w:rsidR="00493BA6" w:rsidRPr="00F277BD">
        <w:t xml:space="preserve">   CLAVR-x can also process the</w:t>
      </w:r>
      <w:r w:rsidR="00614C8B" w:rsidRPr="00F277BD">
        <w:t xml:space="preserve"> 5 km resolution MODIS data (MOD02SSH and MYD02SSH).</w:t>
      </w:r>
      <w:r w:rsidRPr="00F277BD">
        <w:t xml:space="preserve">  CLAVR-x can also process the Direct Broadcast MODIS data as long as it conforms to the NASA format.</w:t>
      </w:r>
      <w:r w:rsidR="00F277BD">
        <w:t xml:space="preserve">  In addition, CLAVR-x supports the MAST MODIS data which is MODIS data surrounding the </w:t>
      </w:r>
      <w:proofErr w:type="spellStart"/>
      <w:r w:rsidR="00F277BD">
        <w:t>CloudSat</w:t>
      </w:r>
      <w:proofErr w:type="spellEnd"/>
      <w:r w:rsidR="00F277BD">
        <w:t xml:space="preserve"> track.</w:t>
      </w:r>
    </w:p>
    <w:p w14:paraId="5A866BF1" w14:textId="77777777" w:rsidR="00C95083" w:rsidRPr="00F277BD" w:rsidRDefault="00C95083" w:rsidP="00C95083">
      <w:pPr>
        <w:pStyle w:val="Heading2"/>
        <w:rPr>
          <w:rFonts w:asciiTheme="minorHAnsi" w:hAnsiTheme="minorHAnsi"/>
        </w:rPr>
      </w:pPr>
      <w:bookmarkStart w:id="431" w:name="_Toc257364715"/>
      <w:r w:rsidRPr="00F277BD">
        <w:rPr>
          <w:rFonts w:asciiTheme="minorHAnsi" w:hAnsiTheme="minorHAnsi"/>
        </w:rPr>
        <w:t>VIIRS</w:t>
      </w:r>
      <w:bookmarkEnd w:id="431"/>
    </w:p>
    <w:p w14:paraId="71E7EF1D" w14:textId="77777777" w:rsidR="005D10F7" w:rsidRPr="00F277BD" w:rsidRDefault="005D10F7" w:rsidP="005D10F7">
      <w:r w:rsidRPr="00F277BD">
        <w:t>CLAVR-x can process the standard HDF5 VIIRS SDR files from the IDPS.  It also requires the terrain-corrected navigation files (GMTC0).</w:t>
      </w:r>
    </w:p>
    <w:p w14:paraId="69CD2152" w14:textId="77777777" w:rsidR="00314420" w:rsidRPr="00CD3F31" w:rsidRDefault="00314420" w:rsidP="00196FCD">
      <w:pPr>
        <w:pStyle w:val="Heading1"/>
        <w:rPr>
          <w:rFonts w:asciiTheme="minorHAnsi" w:hAnsiTheme="minorHAnsi"/>
          <w:b w:val="0"/>
        </w:rPr>
      </w:pPr>
      <w:bookmarkStart w:id="432" w:name="_Toc257364716"/>
      <w:r w:rsidRPr="00CD3F31">
        <w:rPr>
          <w:rFonts w:asciiTheme="minorHAnsi" w:hAnsiTheme="minorHAnsi"/>
          <w:b w:val="0"/>
        </w:rPr>
        <w:lastRenderedPageBreak/>
        <w:t>Level-2 Output File</w:t>
      </w:r>
      <w:bookmarkEnd w:id="432"/>
    </w:p>
    <w:p w14:paraId="7D84354E" w14:textId="77777777" w:rsidR="00314420" w:rsidRPr="00F277BD" w:rsidRDefault="00314420" w:rsidP="00314420">
      <w:r w:rsidRPr="00CD3F31">
        <w:t xml:space="preserve">All </w:t>
      </w:r>
      <w:r w:rsidR="005D10F7" w:rsidRPr="00CD3F31">
        <w:t xml:space="preserve">output from the CLAVR-x system goes into a single Level-2 file.  </w:t>
      </w:r>
      <w:r w:rsidR="009203CA" w:rsidRPr="00CD3F31">
        <w:t xml:space="preserve">  Other output files, as controlled by the default</w:t>
      </w:r>
      <w:r w:rsidR="009203CA">
        <w:t xml:space="preserve"> options file, </w:t>
      </w:r>
      <w:proofErr w:type="gramStart"/>
      <w:r w:rsidR="009203CA">
        <w:t>are</w:t>
      </w:r>
      <w:proofErr w:type="gramEnd"/>
      <w:r w:rsidR="009203CA">
        <w:t xml:space="preserve"> also available</w:t>
      </w:r>
      <w:r w:rsidR="00DC4D20">
        <w:t xml:space="preserve"> but are not expected to be used by CSPP users</w:t>
      </w:r>
      <w:r w:rsidR="009203CA">
        <w:t xml:space="preserve">.  </w:t>
      </w:r>
    </w:p>
    <w:p w14:paraId="53FDEE77" w14:textId="77777777" w:rsidR="00C95083" w:rsidRPr="00F277BD" w:rsidRDefault="00C95083" w:rsidP="00C95083">
      <w:pPr>
        <w:pStyle w:val="Heading2"/>
        <w:rPr>
          <w:rFonts w:asciiTheme="minorHAnsi" w:hAnsiTheme="minorHAnsi"/>
        </w:rPr>
      </w:pPr>
      <w:bookmarkStart w:id="433" w:name="_Toc257364717"/>
      <w:r w:rsidRPr="00F277BD">
        <w:rPr>
          <w:rFonts w:asciiTheme="minorHAnsi" w:hAnsiTheme="minorHAnsi"/>
        </w:rPr>
        <w:t>The Level-2 Include File</w:t>
      </w:r>
      <w:bookmarkEnd w:id="433"/>
    </w:p>
    <w:p w14:paraId="4FB23242" w14:textId="77777777" w:rsidR="00AB6AC3" w:rsidRDefault="00AB6AC3" w:rsidP="00AB6AC3"/>
    <w:p w14:paraId="023EDE74" w14:textId="77777777" w:rsidR="00AB6AC3" w:rsidRDefault="00AB6AC3" w:rsidP="00AB6AC3">
      <w:proofErr w:type="gramStart"/>
      <w:r>
        <w:t>The Level-2 file’s contents are controlled by the flags set to off (0) or on (1) in the “level2.inc” file</w:t>
      </w:r>
      <w:proofErr w:type="gramEnd"/>
      <w:r>
        <w:t xml:space="preserve">.  Roughly 200 parameters can be included in the Level-2 output though the maximum number of parameters is considerably less for any given sensor.    Each line in the </w:t>
      </w:r>
      <w:r w:rsidR="004006C1">
        <w:t>l</w:t>
      </w:r>
      <w:r>
        <w:t>evel2.inc file consists of two values as shown below for the Ch1 (0.65 micron reflectance).</w:t>
      </w:r>
    </w:p>
    <w:p w14:paraId="40E8BEC3" w14:textId="77777777" w:rsidR="00AB6AC3" w:rsidRDefault="00AB6AC3" w:rsidP="00AB6AC3"/>
    <w:p w14:paraId="3BEB28A4" w14:textId="77777777" w:rsidR="00AB6AC3" w:rsidRDefault="00AB6AC3" w:rsidP="00AB6AC3">
      <w:r w:rsidRPr="00AB6AC3">
        <w:t xml:space="preserve">     Sds_Num_Level2_Ch1 = </w:t>
      </w:r>
      <w:proofErr w:type="gramStart"/>
      <w:r w:rsidRPr="00AB6AC3">
        <w:t>15 ,</w:t>
      </w:r>
      <w:proofErr w:type="gramEnd"/>
      <w:r w:rsidRPr="00AB6AC3">
        <w:t xml:space="preserve">           Sds_Num_Level2_Ch1_Fl</w:t>
      </w:r>
      <w:r>
        <w:t>ag = 1</w:t>
      </w:r>
    </w:p>
    <w:p w14:paraId="4782F857" w14:textId="77777777" w:rsidR="00AB6AC3" w:rsidRDefault="00AB6AC3" w:rsidP="00AB6AC3"/>
    <w:p w14:paraId="067DF681" w14:textId="77777777" w:rsidR="00AB6AC3" w:rsidRPr="00AB6AC3" w:rsidRDefault="00AB6AC3" w:rsidP="00AB6AC3">
      <w:r>
        <w:t xml:space="preserve">The value on the left shows the flag index assigned to this variable internally to CLAVR-x and should not be altered.  </w:t>
      </w:r>
      <w:r w:rsidR="00DC4D20">
        <w:t xml:space="preserve">This number may change as variables are removed or added to list of output options.  </w:t>
      </w:r>
      <w:r>
        <w:t xml:space="preserve">The value on the right, the “flag” value, should be set to 0 (off) or 1(on).  Level-2b is a sampled and remapped file format used in the </w:t>
      </w:r>
      <w:r w:rsidR="005C583E">
        <w:t xml:space="preserve">generation of the </w:t>
      </w:r>
      <w:r>
        <w:t xml:space="preserve">PATMOS-x </w:t>
      </w:r>
      <w:r w:rsidR="005C583E">
        <w:t>climate data set</w:t>
      </w:r>
      <w:r>
        <w:t xml:space="preserve">.  </w:t>
      </w:r>
      <w:r w:rsidR="005C583E">
        <w:t xml:space="preserve"> Table 3 </w:t>
      </w:r>
      <w:r w:rsidR="004B6660">
        <w:t xml:space="preserve">provides a list of those parameters that must be turned on (1) in order to make a Level-2b file.   </w:t>
      </w:r>
      <w:r>
        <w:t xml:space="preserve">There is no </w:t>
      </w:r>
      <w:r w:rsidR="004B6660">
        <w:t xml:space="preserve">further </w:t>
      </w:r>
      <w:r>
        <w:t xml:space="preserve">restriction </w:t>
      </w:r>
      <w:r w:rsidR="002E07D2">
        <w:t>on the number of Level-2 paramet</w:t>
      </w:r>
      <w:r w:rsidR="004B6660">
        <w:t>ers needed to generate a Level-2b file</w:t>
      </w:r>
      <w:r w:rsidR="002E07D2">
        <w:t xml:space="preserve">.  </w:t>
      </w:r>
      <w:r w:rsidR="009F2B57">
        <w:t xml:space="preserve">  A table of the mapping of the flags in the Level2.inc file to the CLAVR-x parameter is given in</w:t>
      </w:r>
      <w:r w:rsidR="005C583E">
        <w:t xml:space="preserve"> Table </w:t>
      </w:r>
      <w:proofErr w:type="gramStart"/>
      <w:r w:rsidR="005C583E">
        <w:t>6 which</w:t>
      </w:r>
      <w:proofErr w:type="gramEnd"/>
      <w:r w:rsidR="005C583E">
        <w:t xml:space="preserve"> is located in </w:t>
      </w:r>
      <w:r w:rsidR="009F2B57">
        <w:t>Appendix</w:t>
      </w:r>
      <w:r w:rsidR="005C583E">
        <w:t xml:space="preserve"> 1</w:t>
      </w:r>
      <w:r w:rsidR="009F2B57">
        <w:t>.</w:t>
      </w:r>
    </w:p>
    <w:p w14:paraId="29665EA0" w14:textId="77777777" w:rsidR="00AB6AC3" w:rsidRDefault="00AB6AC3" w:rsidP="00AB6AC3"/>
    <w:p w14:paraId="5748D699" w14:textId="77777777" w:rsidR="00DC4D20" w:rsidRDefault="00DC4D20" w:rsidP="00AB6AC3"/>
    <w:p w14:paraId="205D8772" w14:textId="77777777" w:rsidR="00DC4D20" w:rsidRPr="00F277BD" w:rsidRDefault="00DC4D20" w:rsidP="00AB6AC3"/>
    <w:p w14:paraId="3F21EE6A" w14:textId="77777777" w:rsidR="004B6660" w:rsidRDefault="004B6660" w:rsidP="004B6660">
      <w:pPr>
        <w:pStyle w:val="Caption"/>
        <w:keepNext/>
      </w:pPr>
      <w:r>
        <w:t xml:space="preserve">Table </w:t>
      </w:r>
      <w:fldSimple w:instr=" SEQ Table \* ARABIC ">
        <w:r w:rsidR="0065576D">
          <w:rPr>
            <w:noProof/>
          </w:rPr>
          <w:t>3</w:t>
        </w:r>
      </w:fldSimple>
      <w:r>
        <w:t xml:space="preserve"> List of Level2.inc flags that have to </w:t>
      </w:r>
      <w:r w:rsidR="005C583E">
        <w:t xml:space="preserve">be </w:t>
      </w:r>
      <w:r>
        <w:t xml:space="preserve">turned on (set to 1) in the </w:t>
      </w:r>
      <w:r w:rsidR="004006C1">
        <w:t>l</w:t>
      </w:r>
      <w:r>
        <w:t>evel2.inc file in order to be able to generate a Level-2b file.</w:t>
      </w:r>
    </w:p>
    <w:tbl>
      <w:tblPr>
        <w:tblStyle w:val="TableGrid"/>
        <w:tblW w:w="0" w:type="auto"/>
        <w:tblLook w:val="04A0" w:firstRow="1" w:lastRow="0" w:firstColumn="1" w:lastColumn="0" w:noHBand="0" w:noVBand="1"/>
      </w:tblPr>
      <w:tblGrid>
        <w:gridCol w:w="4265"/>
        <w:gridCol w:w="4303"/>
      </w:tblGrid>
      <w:tr w:rsidR="004B6660" w:rsidRPr="00DC4D20" w14:paraId="63D366D5" w14:textId="77777777" w:rsidTr="004B6660">
        <w:tc>
          <w:tcPr>
            <w:tcW w:w="4265" w:type="dxa"/>
          </w:tcPr>
          <w:p w14:paraId="13C435B9" w14:textId="77777777" w:rsidR="004B6660" w:rsidRPr="004B6660" w:rsidRDefault="004B6660" w:rsidP="00DC4D20">
            <w:pPr>
              <w:rPr>
                <w:b/>
              </w:rPr>
            </w:pPr>
            <w:r w:rsidRPr="004B6660">
              <w:rPr>
                <w:b/>
              </w:rPr>
              <w:t>Flag Name in Level2.inc</w:t>
            </w:r>
          </w:p>
        </w:tc>
        <w:tc>
          <w:tcPr>
            <w:tcW w:w="4303" w:type="dxa"/>
          </w:tcPr>
          <w:p w14:paraId="694DAC2F" w14:textId="77777777" w:rsidR="004B6660" w:rsidRPr="004B6660" w:rsidRDefault="004B6660" w:rsidP="00DC4D20">
            <w:pPr>
              <w:rPr>
                <w:b/>
              </w:rPr>
            </w:pPr>
            <w:r w:rsidRPr="004B6660">
              <w:rPr>
                <w:b/>
              </w:rPr>
              <w:t>Description</w:t>
            </w:r>
          </w:p>
        </w:tc>
      </w:tr>
      <w:tr w:rsidR="004B6660" w:rsidRPr="00DC4D20" w14:paraId="4A6FB030" w14:textId="77777777" w:rsidTr="004B6660">
        <w:tc>
          <w:tcPr>
            <w:tcW w:w="4265" w:type="dxa"/>
          </w:tcPr>
          <w:p w14:paraId="401CD877" w14:textId="77777777" w:rsidR="004B6660" w:rsidRPr="00DC4D20" w:rsidRDefault="004B6660" w:rsidP="004B6660">
            <w:r w:rsidRPr="00DC4D20">
              <w:t xml:space="preserve">Sds_Num_Level2_Lat_Flag </w:t>
            </w:r>
          </w:p>
        </w:tc>
        <w:tc>
          <w:tcPr>
            <w:tcW w:w="4303" w:type="dxa"/>
          </w:tcPr>
          <w:p w14:paraId="2DA913F7" w14:textId="77777777" w:rsidR="004B6660" w:rsidRPr="00DC4D20" w:rsidRDefault="004B6660" w:rsidP="00DC4D20">
            <w:r>
              <w:t>Latitude Flag</w:t>
            </w:r>
          </w:p>
        </w:tc>
      </w:tr>
      <w:tr w:rsidR="004B6660" w:rsidRPr="00DC4D20" w14:paraId="772EEB4C" w14:textId="77777777" w:rsidTr="004B6660">
        <w:tc>
          <w:tcPr>
            <w:tcW w:w="4265" w:type="dxa"/>
          </w:tcPr>
          <w:p w14:paraId="39C709E3" w14:textId="77777777" w:rsidR="004B6660" w:rsidRPr="00DC4D20" w:rsidRDefault="004B6660" w:rsidP="004B6660">
            <w:r w:rsidRPr="00DC4D20">
              <w:t xml:space="preserve">Sds_Num_Level2_Lon_Flag </w:t>
            </w:r>
          </w:p>
        </w:tc>
        <w:tc>
          <w:tcPr>
            <w:tcW w:w="4303" w:type="dxa"/>
          </w:tcPr>
          <w:p w14:paraId="23D32B40" w14:textId="77777777" w:rsidR="004B6660" w:rsidRPr="00DC4D20" w:rsidRDefault="004B6660" w:rsidP="00DC4D20">
            <w:r>
              <w:t>Longitude Flag</w:t>
            </w:r>
          </w:p>
        </w:tc>
      </w:tr>
      <w:tr w:rsidR="004B6660" w:rsidRPr="00DC4D20" w14:paraId="7244905C" w14:textId="77777777" w:rsidTr="004B6660">
        <w:tc>
          <w:tcPr>
            <w:tcW w:w="4265" w:type="dxa"/>
          </w:tcPr>
          <w:p w14:paraId="5E05B386" w14:textId="77777777" w:rsidR="004B6660" w:rsidRPr="00DC4D20" w:rsidRDefault="004B6660" w:rsidP="004B6660">
            <w:r w:rsidRPr="00DC4D20">
              <w:t xml:space="preserve">Sds_Num_Level2_Zen_Flag </w:t>
            </w:r>
          </w:p>
        </w:tc>
        <w:tc>
          <w:tcPr>
            <w:tcW w:w="4303" w:type="dxa"/>
          </w:tcPr>
          <w:p w14:paraId="1BC511B2" w14:textId="77777777" w:rsidR="004B6660" w:rsidRPr="00DC4D20" w:rsidRDefault="004B6660" w:rsidP="00DC4D20">
            <w:r>
              <w:t>Sensor Zenith Angle Flag</w:t>
            </w:r>
          </w:p>
        </w:tc>
      </w:tr>
      <w:tr w:rsidR="004B6660" w:rsidRPr="00DC4D20" w14:paraId="324875E5" w14:textId="77777777" w:rsidTr="004B6660">
        <w:tc>
          <w:tcPr>
            <w:tcW w:w="4265" w:type="dxa"/>
          </w:tcPr>
          <w:p w14:paraId="4B630A30" w14:textId="77777777" w:rsidR="004B6660" w:rsidRPr="00DC4D20" w:rsidRDefault="004B6660" w:rsidP="004B6660">
            <w:r w:rsidRPr="00DC4D20">
              <w:t>Sds_Num_Level2_Solzen_Flag</w:t>
            </w:r>
          </w:p>
        </w:tc>
        <w:tc>
          <w:tcPr>
            <w:tcW w:w="4303" w:type="dxa"/>
          </w:tcPr>
          <w:p w14:paraId="318ABB84" w14:textId="77777777" w:rsidR="004B6660" w:rsidRPr="00DC4D20" w:rsidRDefault="004B6660" w:rsidP="00DC4D20">
            <w:r>
              <w:t>Solar Zenith Angle Flag</w:t>
            </w:r>
          </w:p>
        </w:tc>
      </w:tr>
      <w:tr w:rsidR="004B6660" w:rsidRPr="00DC4D20" w14:paraId="3E032EC6" w14:textId="77777777" w:rsidTr="004B6660">
        <w:tc>
          <w:tcPr>
            <w:tcW w:w="4265" w:type="dxa"/>
          </w:tcPr>
          <w:p w14:paraId="20DF9BD9" w14:textId="77777777" w:rsidR="004B6660" w:rsidRPr="00DC4D20" w:rsidRDefault="004B6660" w:rsidP="004B6660">
            <w:r w:rsidRPr="00DC4D20">
              <w:t>Sds_Num_Level2_Ch1_Flag</w:t>
            </w:r>
          </w:p>
        </w:tc>
        <w:tc>
          <w:tcPr>
            <w:tcW w:w="4303" w:type="dxa"/>
          </w:tcPr>
          <w:p w14:paraId="3D6A9C83" w14:textId="77777777" w:rsidR="004B6660" w:rsidRPr="00DC4D20" w:rsidRDefault="004B6660" w:rsidP="00DC4D20">
            <w:r>
              <w:t>Channel 1 (0.65</w:t>
            </w:r>
            <w:r w:rsidRPr="004B6660">
              <w:rPr>
                <w:rFonts w:ascii="Symbol" w:hAnsi="Symbol"/>
              </w:rPr>
              <w:t></w:t>
            </w:r>
            <w:r>
              <w:t>m Reflectance) Flag</w:t>
            </w:r>
          </w:p>
        </w:tc>
      </w:tr>
      <w:tr w:rsidR="004B6660" w:rsidRPr="00DC4D20" w14:paraId="6DEBA49E" w14:textId="77777777" w:rsidTr="004B6660">
        <w:tc>
          <w:tcPr>
            <w:tcW w:w="4265" w:type="dxa"/>
          </w:tcPr>
          <w:p w14:paraId="1B262BF6" w14:textId="77777777" w:rsidR="004B6660" w:rsidRPr="00DC4D20" w:rsidRDefault="004B6660" w:rsidP="004B6660">
            <w:r w:rsidRPr="00DC4D20">
              <w:t xml:space="preserve">Sds_Num_Level2_Ch31_Flag </w:t>
            </w:r>
          </w:p>
        </w:tc>
        <w:tc>
          <w:tcPr>
            <w:tcW w:w="4303" w:type="dxa"/>
          </w:tcPr>
          <w:p w14:paraId="22714187" w14:textId="77777777" w:rsidR="004B6660" w:rsidRPr="00DC4D20" w:rsidRDefault="004B6660" w:rsidP="00DC4D20">
            <w:r>
              <w:t xml:space="preserve">Channel 31 (11 </w:t>
            </w:r>
            <w:r w:rsidRPr="004B6660">
              <w:rPr>
                <w:rFonts w:ascii="Symbol" w:hAnsi="Symbol"/>
              </w:rPr>
              <w:t></w:t>
            </w:r>
            <w:r>
              <w:t>m Brightness Temperature) Flag</w:t>
            </w:r>
          </w:p>
        </w:tc>
      </w:tr>
    </w:tbl>
    <w:p w14:paraId="041733AB" w14:textId="77777777" w:rsidR="003A2C18" w:rsidRDefault="003A2C18" w:rsidP="00AB6AC3"/>
    <w:p w14:paraId="0925DAC0" w14:textId="77777777" w:rsidR="003A2C18" w:rsidRDefault="003A2C18" w:rsidP="00AB6AC3"/>
    <w:p w14:paraId="0C45B100" w14:textId="77777777" w:rsidR="003B7532" w:rsidRDefault="003B7532" w:rsidP="009120E2">
      <w:pPr>
        <w:pStyle w:val="Heading2"/>
      </w:pPr>
      <w:bookmarkStart w:id="434" w:name="_Toc257364718"/>
      <w:r>
        <w:t>Level-2 File Contents</w:t>
      </w:r>
      <w:bookmarkEnd w:id="434"/>
    </w:p>
    <w:p w14:paraId="68A3F7C8" w14:textId="77777777" w:rsidR="003B7532" w:rsidRDefault="003B7532" w:rsidP="003B7532"/>
    <w:p w14:paraId="7565A8FE" w14:textId="77777777" w:rsidR="00FF4281" w:rsidRDefault="00FF4281" w:rsidP="00FF4281">
      <w:r>
        <w:t xml:space="preserve">As described above, the </w:t>
      </w:r>
      <w:proofErr w:type="gramStart"/>
      <w:r>
        <w:t>contents of the Level-2 file are defined by the user through the flags in the level2.inc</w:t>
      </w:r>
      <w:proofErr w:type="gramEnd"/>
      <w:r>
        <w:t xml:space="preserve"> file.   </w:t>
      </w:r>
      <w:r w:rsidR="005543D6">
        <w:t>Tabl</w:t>
      </w:r>
      <w:r w:rsidR="004006C1">
        <w:t xml:space="preserve">e </w:t>
      </w:r>
      <w:r w:rsidR="005543D6">
        <w:t xml:space="preserve">4 gives a listing of all of the current variables that could be written to a level-2 file.   </w:t>
      </w:r>
    </w:p>
    <w:p w14:paraId="58110358" w14:textId="77777777" w:rsidR="00FF4281" w:rsidRDefault="00FF4281" w:rsidP="00FF4281">
      <w:pPr>
        <w:pStyle w:val="Caption"/>
      </w:pPr>
    </w:p>
    <w:p w14:paraId="1FBA368A" w14:textId="77777777" w:rsidR="003B7532" w:rsidRPr="003B7532" w:rsidRDefault="00FF4281" w:rsidP="00FF4281">
      <w:pPr>
        <w:pStyle w:val="Caption"/>
      </w:pPr>
      <w:r>
        <w:t xml:space="preserve">Table </w:t>
      </w:r>
      <w:fldSimple w:instr=" SEQ Table \* ARABIC ">
        <w:r w:rsidR="0065576D">
          <w:rPr>
            <w:noProof/>
          </w:rPr>
          <w:t>4</w:t>
        </w:r>
      </w:fldSimple>
      <w:r>
        <w:t xml:space="preserve"> Description of the Level-2 output variables.  The </w:t>
      </w:r>
      <w:proofErr w:type="gramStart"/>
      <w:r>
        <w:t>contents of any given Level-2 file are controlled by the flags set in the level2.inc</w:t>
      </w:r>
      <w:proofErr w:type="gramEnd"/>
      <w:r>
        <w:t xml:space="preserve"> file.    The assuming missing value is -999.  For un-scaled variables, the </w:t>
      </w:r>
      <w:proofErr w:type="spellStart"/>
      <w:r>
        <w:t>Range_Min</w:t>
      </w:r>
      <w:proofErr w:type="spellEnd"/>
      <w:r>
        <w:t xml:space="preserve"> and </w:t>
      </w:r>
      <w:proofErr w:type="spellStart"/>
      <w:r>
        <w:t>Range_Max</w:t>
      </w:r>
      <w:proofErr w:type="spellEnd"/>
      <w:r>
        <w:t xml:space="preserve"> are set to missing.</w:t>
      </w: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603"/>
        <w:gridCol w:w="1439"/>
        <w:gridCol w:w="900"/>
        <w:gridCol w:w="813"/>
        <w:gridCol w:w="988"/>
        <w:gridCol w:w="4017"/>
      </w:tblGrid>
      <w:tr w:rsidR="00FF4281" w:rsidRPr="00FF4281" w14:paraId="7A96A31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5CB115E" w14:textId="77777777" w:rsidR="00FF4281" w:rsidRPr="00FF4281" w:rsidRDefault="00FF4281" w:rsidP="00FF4281">
            <w:pPr>
              <w:rPr>
                <w:rFonts w:ascii="Times" w:eastAsia="Times New Roman" w:hAnsi="Times" w:cs="Times New Roman"/>
                <w:sz w:val="20"/>
              </w:rPr>
            </w:pPr>
            <w:r w:rsidRPr="00FF4281">
              <w:rPr>
                <w:rFonts w:eastAsia="Times New Roman" w:cs="Times New Roman"/>
                <w:sz w:val="20"/>
              </w:rPr>
              <w:t>Index</w:t>
            </w:r>
          </w:p>
        </w:tc>
        <w:tc>
          <w:tcPr>
            <w:tcW w:w="804" w:type="pct"/>
            <w:tcBorders>
              <w:top w:val="outset" w:sz="6" w:space="0" w:color="auto"/>
              <w:left w:val="outset" w:sz="6" w:space="0" w:color="auto"/>
              <w:bottom w:val="outset" w:sz="6" w:space="0" w:color="auto"/>
              <w:right w:val="outset" w:sz="6" w:space="0" w:color="auto"/>
            </w:tcBorders>
            <w:vAlign w:val="center"/>
            <w:hideMark/>
          </w:tcPr>
          <w:p w14:paraId="1A6616B2" w14:textId="77777777" w:rsidR="00FF4281" w:rsidRPr="00FF4281" w:rsidRDefault="00FF4281" w:rsidP="00FF4281">
            <w:pPr>
              <w:rPr>
                <w:rFonts w:ascii="Times" w:eastAsia="Times New Roman" w:hAnsi="Times" w:cs="Times New Roman"/>
                <w:sz w:val="20"/>
              </w:rPr>
            </w:pPr>
            <w:r w:rsidRPr="00FF4281">
              <w:rPr>
                <w:rFonts w:eastAsia="Times New Roman" w:cs="Times New Roman"/>
                <w:sz w:val="20"/>
              </w:rPr>
              <w:t>Name</w:t>
            </w:r>
          </w:p>
        </w:tc>
        <w:tc>
          <w:tcPr>
            <w:tcW w:w="497" w:type="pct"/>
            <w:tcBorders>
              <w:top w:val="outset" w:sz="6" w:space="0" w:color="auto"/>
              <w:left w:val="outset" w:sz="6" w:space="0" w:color="auto"/>
              <w:bottom w:val="outset" w:sz="6" w:space="0" w:color="auto"/>
              <w:right w:val="outset" w:sz="6" w:space="0" w:color="auto"/>
            </w:tcBorders>
            <w:vAlign w:val="center"/>
            <w:hideMark/>
          </w:tcPr>
          <w:p w14:paraId="59817272" w14:textId="77777777" w:rsidR="00FF4281" w:rsidRPr="00FF4281" w:rsidRDefault="00FF4281" w:rsidP="00FF4281">
            <w:pPr>
              <w:rPr>
                <w:rFonts w:ascii="Times" w:eastAsia="Times New Roman" w:hAnsi="Times" w:cs="Times New Roman"/>
                <w:sz w:val="20"/>
              </w:rPr>
            </w:pPr>
            <w:r w:rsidRPr="00FF4281">
              <w:rPr>
                <w:rFonts w:eastAsia="Times New Roman" w:cs="Times New Roman"/>
                <w:sz w:val="20"/>
              </w:rPr>
              <w:t>Units</w:t>
            </w:r>
          </w:p>
        </w:tc>
        <w:tc>
          <w:tcPr>
            <w:tcW w:w="447" w:type="pct"/>
            <w:tcBorders>
              <w:top w:val="outset" w:sz="6" w:space="0" w:color="auto"/>
              <w:left w:val="outset" w:sz="6" w:space="0" w:color="auto"/>
              <w:bottom w:val="outset" w:sz="6" w:space="0" w:color="auto"/>
              <w:right w:val="outset" w:sz="6" w:space="0" w:color="auto"/>
            </w:tcBorders>
            <w:vAlign w:val="center"/>
            <w:hideMark/>
          </w:tcPr>
          <w:p w14:paraId="561059B4" w14:textId="77777777" w:rsidR="00FF4281" w:rsidRPr="00FF4281" w:rsidRDefault="00FF4281" w:rsidP="00FF4281">
            <w:pPr>
              <w:rPr>
                <w:rFonts w:ascii="Times" w:eastAsia="Times New Roman" w:hAnsi="Times" w:cs="Times New Roman"/>
                <w:sz w:val="20"/>
              </w:rPr>
            </w:pPr>
            <w:r w:rsidRPr="00FF4281">
              <w:rPr>
                <w:rFonts w:eastAsia="Times New Roman" w:cs="Times New Roman"/>
                <w:sz w:val="20"/>
              </w:rPr>
              <w:t>Range Min</w:t>
            </w:r>
          </w:p>
        </w:tc>
        <w:tc>
          <w:tcPr>
            <w:tcW w:w="547" w:type="pct"/>
            <w:tcBorders>
              <w:top w:val="outset" w:sz="6" w:space="0" w:color="auto"/>
              <w:left w:val="outset" w:sz="6" w:space="0" w:color="auto"/>
              <w:bottom w:val="outset" w:sz="6" w:space="0" w:color="auto"/>
              <w:right w:val="outset" w:sz="6" w:space="0" w:color="auto"/>
            </w:tcBorders>
            <w:vAlign w:val="center"/>
            <w:hideMark/>
          </w:tcPr>
          <w:p w14:paraId="4C4E2382" w14:textId="77777777" w:rsidR="00FF4281" w:rsidRPr="00FF4281" w:rsidRDefault="00FF4281" w:rsidP="00FF4281">
            <w:pPr>
              <w:rPr>
                <w:rFonts w:ascii="Times" w:eastAsia="Times New Roman" w:hAnsi="Times" w:cs="Times New Roman"/>
                <w:sz w:val="20"/>
              </w:rPr>
            </w:pPr>
            <w:r w:rsidRPr="00FF4281">
              <w:rPr>
                <w:rFonts w:eastAsia="Times New Roman" w:cs="Times New Roman"/>
                <w:sz w:val="20"/>
              </w:rPr>
              <w:t>Range Max</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CB51940" w14:textId="77777777" w:rsidR="00FF4281" w:rsidRPr="00FF4281" w:rsidRDefault="00FF4281" w:rsidP="00FF4281">
            <w:pPr>
              <w:rPr>
                <w:rFonts w:ascii="Times" w:eastAsia="Times New Roman" w:hAnsi="Times" w:cs="Times New Roman"/>
                <w:sz w:val="20"/>
              </w:rPr>
            </w:pPr>
            <w:r w:rsidRPr="00FF4281">
              <w:rPr>
                <w:rFonts w:eastAsia="Times New Roman" w:cs="Times New Roman"/>
                <w:sz w:val="20"/>
              </w:rPr>
              <w:t>Long Name</w:t>
            </w:r>
          </w:p>
        </w:tc>
      </w:tr>
      <w:tr w:rsidR="00FF4281" w:rsidRPr="00FF4281" w14:paraId="540D4A1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FFB6020" w14:textId="77777777" w:rsidR="00FF4281" w:rsidRPr="00FF4281" w:rsidRDefault="00FF4281" w:rsidP="00FF4281">
            <w:pPr>
              <w:rPr>
                <w:rFonts w:ascii="Times" w:eastAsia="Times New Roman" w:hAnsi="Times" w:cs="Times New Roman"/>
              </w:rPr>
            </w:pPr>
            <w:r w:rsidRPr="00FF4281">
              <w:rPr>
                <w:rFonts w:eastAsia="Times New Roman" w:cs="Times New Roman"/>
              </w:rPr>
              <w:t>0</w:t>
            </w:r>
          </w:p>
        </w:tc>
        <w:tc>
          <w:tcPr>
            <w:tcW w:w="804" w:type="pct"/>
            <w:tcBorders>
              <w:top w:val="outset" w:sz="6" w:space="0" w:color="auto"/>
              <w:left w:val="outset" w:sz="6" w:space="0" w:color="auto"/>
              <w:bottom w:val="outset" w:sz="6" w:space="0" w:color="auto"/>
              <w:right w:val="outset" w:sz="6" w:space="0" w:color="auto"/>
            </w:tcBorders>
            <w:vAlign w:val="center"/>
            <w:hideMark/>
          </w:tcPr>
          <w:p w14:paraId="69A3A36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longitude</w:t>
            </w:r>
            <w:proofErr w:type="gramEnd"/>
          </w:p>
        </w:tc>
        <w:tc>
          <w:tcPr>
            <w:tcW w:w="497" w:type="pct"/>
            <w:tcBorders>
              <w:top w:val="outset" w:sz="6" w:space="0" w:color="auto"/>
              <w:left w:val="outset" w:sz="6" w:space="0" w:color="auto"/>
              <w:bottom w:val="outset" w:sz="6" w:space="0" w:color="auto"/>
              <w:right w:val="outset" w:sz="6" w:space="0" w:color="auto"/>
            </w:tcBorders>
            <w:vAlign w:val="center"/>
            <w:hideMark/>
          </w:tcPr>
          <w:p w14:paraId="45C1C43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degrees</w:t>
            </w:r>
            <w:proofErr w:type="gramEnd"/>
            <w:r w:rsidRPr="00FF4281">
              <w:rPr>
                <w:rFonts w:eastAsia="Times New Roman" w:cs="Times New Roman"/>
              </w:rPr>
              <w:t>_east</w:t>
            </w:r>
            <w:proofErr w:type="spellEnd"/>
          </w:p>
        </w:tc>
        <w:tc>
          <w:tcPr>
            <w:tcW w:w="447" w:type="pct"/>
            <w:tcBorders>
              <w:top w:val="outset" w:sz="6" w:space="0" w:color="auto"/>
              <w:left w:val="outset" w:sz="6" w:space="0" w:color="auto"/>
              <w:bottom w:val="outset" w:sz="6" w:space="0" w:color="auto"/>
              <w:right w:val="outset" w:sz="6" w:space="0" w:color="auto"/>
            </w:tcBorders>
            <w:vAlign w:val="center"/>
            <w:hideMark/>
          </w:tcPr>
          <w:p w14:paraId="35928672"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513C89EC"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A83F9A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longitude</w:t>
            </w:r>
            <w:proofErr w:type="gramEnd"/>
          </w:p>
        </w:tc>
      </w:tr>
      <w:tr w:rsidR="00FF4281" w:rsidRPr="00FF4281" w14:paraId="618F1B0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CE1418F" w14:textId="77777777" w:rsidR="00FF4281" w:rsidRPr="00FF4281" w:rsidRDefault="00FF4281" w:rsidP="00FF4281">
            <w:pPr>
              <w:rPr>
                <w:rFonts w:ascii="Times" w:eastAsia="Times New Roman" w:hAnsi="Times" w:cs="Times New Roman"/>
              </w:rPr>
            </w:pPr>
            <w:r w:rsidRPr="00FF4281">
              <w:rPr>
                <w:rFonts w:eastAsia="Times New Roman" w:cs="Times New Roman"/>
              </w:rPr>
              <w:t>1</w:t>
            </w:r>
          </w:p>
        </w:tc>
        <w:tc>
          <w:tcPr>
            <w:tcW w:w="804" w:type="pct"/>
            <w:tcBorders>
              <w:top w:val="outset" w:sz="6" w:space="0" w:color="auto"/>
              <w:left w:val="outset" w:sz="6" w:space="0" w:color="auto"/>
              <w:bottom w:val="outset" w:sz="6" w:space="0" w:color="auto"/>
              <w:right w:val="outset" w:sz="6" w:space="0" w:color="auto"/>
            </w:tcBorders>
            <w:vAlign w:val="center"/>
            <w:hideMark/>
          </w:tcPr>
          <w:p w14:paraId="089CCA9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latitude</w:t>
            </w:r>
            <w:proofErr w:type="gramEnd"/>
          </w:p>
        </w:tc>
        <w:tc>
          <w:tcPr>
            <w:tcW w:w="497" w:type="pct"/>
            <w:tcBorders>
              <w:top w:val="outset" w:sz="6" w:space="0" w:color="auto"/>
              <w:left w:val="outset" w:sz="6" w:space="0" w:color="auto"/>
              <w:bottom w:val="outset" w:sz="6" w:space="0" w:color="auto"/>
              <w:right w:val="outset" w:sz="6" w:space="0" w:color="auto"/>
            </w:tcBorders>
            <w:vAlign w:val="center"/>
            <w:hideMark/>
          </w:tcPr>
          <w:p w14:paraId="0213D853"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degrees</w:t>
            </w:r>
            <w:proofErr w:type="gramEnd"/>
            <w:r w:rsidRPr="00FF4281">
              <w:rPr>
                <w:rFonts w:eastAsia="Times New Roman" w:cs="Times New Roman"/>
              </w:rPr>
              <w:t>_north</w:t>
            </w:r>
            <w:proofErr w:type="spellEnd"/>
          </w:p>
        </w:tc>
        <w:tc>
          <w:tcPr>
            <w:tcW w:w="447" w:type="pct"/>
            <w:tcBorders>
              <w:top w:val="outset" w:sz="6" w:space="0" w:color="auto"/>
              <w:left w:val="outset" w:sz="6" w:space="0" w:color="auto"/>
              <w:bottom w:val="outset" w:sz="6" w:space="0" w:color="auto"/>
              <w:right w:val="outset" w:sz="6" w:space="0" w:color="auto"/>
            </w:tcBorders>
            <w:vAlign w:val="center"/>
            <w:hideMark/>
          </w:tcPr>
          <w:p w14:paraId="4E5E8BBE"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1C23DC95"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6D2017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latitude</w:t>
            </w:r>
            <w:proofErr w:type="gramEnd"/>
          </w:p>
        </w:tc>
      </w:tr>
      <w:tr w:rsidR="00FF4281" w:rsidRPr="00FF4281" w14:paraId="0EA4D18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A0DC658" w14:textId="77777777" w:rsidR="00FF4281" w:rsidRPr="00FF4281" w:rsidRDefault="00FF4281" w:rsidP="00FF4281">
            <w:pPr>
              <w:rPr>
                <w:rFonts w:ascii="Times" w:eastAsia="Times New Roman" w:hAnsi="Times" w:cs="Times New Roman"/>
              </w:rPr>
            </w:pPr>
            <w:r w:rsidRPr="00FF4281">
              <w:rPr>
                <w:rFonts w:eastAsia="Times New Roman" w:cs="Times New Roman"/>
              </w:rPr>
              <w:t>2</w:t>
            </w:r>
          </w:p>
        </w:tc>
        <w:tc>
          <w:tcPr>
            <w:tcW w:w="804" w:type="pct"/>
            <w:tcBorders>
              <w:top w:val="outset" w:sz="6" w:space="0" w:color="auto"/>
              <w:left w:val="outset" w:sz="6" w:space="0" w:color="auto"/>
              <w:bottom w:val="outset" w:sz="6" w:space="0" w:color="auto"/>
              <w:right w:val="outset" w:sz="6" w:space="0" w:color="auto"/>
            </w:tcBorders>
            <w:vAlign w:val="center"/>
            <w:hideMark/>
          </w:tcPr>
          <w:p w14:paraId="0D7F0B25"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scan</w:t>
            </w:r>
            <w:proofErr w:type="gramEnd"/>
            <w:r w:rsidRPr="00FF4281">
              <w:rPr>
                <w:rFonts w:eastAsia="Times New Roman" w:cs="Times New Roman"/>
              </w:rPr>
              <w:t>_line</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time</w:t>
            </w:r>
          </w:p>
        </w:tc>
        <w:tc>
          <w:tcPr>
            <w:tcW w:w="497" w:type="pct"/>
            <w:tcBorders>
              <w:top w:val="outset" w:sz="6" w:space="0" w:color="auto"/>
              <w:left w:val="outset" w:sz="6" w:space="0" w:color="auto"/>
              <w:bottom w:val="outset" w:sz="6" w:space="0" w:color="auto"/>
              <w:right w:val="outset" w:sz="6" w:space="0" w:color="auto"/>
            </w:tcBorders>
            <w:vAlign w:val="center"/>
            <w:hideMark/>
          </w:tcPr>
          <w:p w14:paraId="5DDB308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hours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CE0A931"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11C79EF6"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229F4E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time</w:t>
            </w:r>
            <w:proofErr w:type="gramEnd"/>
            <w:r w:rsidRPr="00FF4281">
              <w:rPr>
                <w:rFonts w:eastAsia="Times New Roman" w:cs="Times New Roman"/>
              </w:rPr>
              <w:t xml:space="preserve"> for the scan line in fractional hours</w:t>
            </w:r>
          </w:p>
        </w:tc>
      </w:tr>
      <w:tr w:rsidR="00FF4281" w:rsidRPr="00FF4281" w14:paraId="625DEB8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406134F" w14:textId="77777777" w:rsidR="00FF4281" w:rsidRPr="00FF4281" w:rsidRDefault="00FF4281" w:rsidP="00FF4281">
            <w:pPr>
              <w:rPr>
                <w:rFonts w:ascii="Times" w:eastAsia="Times New Roman" w:hAnsi="Times" w:cs="Times New Roman"/>
              </w:rPr>
            </w:pPr>
            <w:r w:rsidRPr="00FF4281">
              <w:rPr>
                <w:rFonts w:eastAsia="Times New Roman" w:cs="Times New Roman"/>
              </w:rPr>
              <w:t>3</w:t>
            </w:r>
          </w:p>
        </w:tc>
        <w:tc>
          <w:tcPr>
            <w:tcW w:w="804" w:type="pct"/>
            <w:tcBorders>
              <w:top w:val="outset" w:sz="6" w:space="0" w:color="auto"/>
              <w:left w:val="outset" w:sz="6" w:space="0" w:color="auto"/>
              <w:bottom w:val="outset" w:sz="6" w:space="0" w:color="auto"/>
              <w:right w:val="outset" w:sz="6" w:space="0" w:color="auto"/>
            </w:tcBorders>
            <w:vAlign w:val="center"/>
            <w:hideMark/>
          </w:tcPr>
          <w:p w14:paraId="581FA88C"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scan</w:t>
            </w:r>
            <w:proofErr w:type="gramEnd"/>
            <w:r w:rsidRPr="00FF4281">
              <w:rPr>
                <w:rFonts w:eastAsia="Times New Roman" w:cs="Times New Roman"/>
              </w:rPr>
              <w:t>_line</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number</w:t>
            </w:r>
          </w:p>
        </w:tc>
        <w:tc>
          <w:tcPr>
            <w:tcW w:w="497" w:type="pct"/>
            <w:tcBorders>
              <w:top w:val="outset" w:sz="6" w:space="0" w:color="auto"/>
              <w:left w:val="outset" w:sz="6" w:space="0" w:color="auto"/>
              <w:bottom w:val="outset" w:sz="6" w:space="0" w:color="auto"/>
              <w:right w:val="outset" w:sz="6" w:space="0" w:color="auto"/>
            </w:tcBorders>
            <w:vAlign w:val="center"/>
            <w:hideMark/>
          </w:tcPr>
          <w:p w14:paraId="5191DD72"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3E94F67"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08981F54"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EF6852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scan</w:t>
            </w:r>
            <w:proofErr w:type="gramEnd"/>
            <w:r w:rsidRPr="00FF4281">
              <w:rPr>
                <w:rFonts w:eastAsia="Times New Roman" w:cs="Times New Roman"/>
              </w:rPr>
              <w:t xml:space="preserve"> line number</w:t>
            </w:r>
          </w:p>
        </w:tc>
      </w:tr>
      <w:tr w:rsidR="00FF4281" w:rsidRPr="00FF4281" w14:paraId="67FCBB94"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82157C9" w14:textId="77777777" w:rsidR="00FF4281" w:rsidRPr="00FF4281" w:rsidRDefault="00FF4281" w:rsidP="00FF4281">
            <w:pPr>
              <w:rPr>
                <w:rFonts w:ascii="Times" w:eastAsia="Times New Roman" w:hAnsi="Times" w:cs="Times New Roman"/>
              </w:rPr>
            </w:pPr>
            <w:r w:rsidRPr="00FF4281">
              <w:rPr>
                <w:rFonts w:eastAsia="Times New Roman" w:cs="Times New Roman"/>
              </w:rPr>
              <w:t>4</w:t>
            </w:r>
          </w:p>
        </w:tc>
        <w:tc>
          <w:tcPr>
            <w:tcW w:w="804" w:type="pct"/>
            <w:tcBorders>
              <w:top w:val="outset" w:sz="6" w:space="0" w:color="auto"/>
              <w:left w:val="outset" w:sz="6" w:space="0" w:color="auto"/>
              <w:bottom w:val="outset" w:sz="6" w:space="0" w:color="auto"/>
              <w:right w:val="outset" w:sz="6" w:space="0" w:color="auto"/>
            </w:tcBorders>
            <w:vAlign w:val="center"/>
            <w:hideMark/>
          </w:tcPr>
          <w:p w14:paraId="4231874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scan</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element_</w:t>
            </w:r>
            <w:r w:rsidR="004006C1">
              <w:rPr>
                <w:rFonts w:eastAsia="Times New Roman" w:cs="Times New Roman"/>
              </w:rPr>
              <w:br/>
            </w:r>
            <w:r w:rsidRPr="00FF4281">
              <w:rPr>
                <w:rFonts w:eastAsia="Times New Roman" w:cs="Times New Roman"/>
              </w:rPr>
              <w:t>number</w:t>
            </w:r>
          </w:p>
        </w:tc>
        <w:tc>
          <w:tcPr>
            <w:tcW w:w="497" w:type="pct"/>
            <w:tcBorders>
              <w:top w:val="outset" w:sz="6" w:space="0" w:color="auto"/>
              <w:left w:val="outset" w:sz="6" w:space="0" w:color="auto"/>
              <w:bottom w:val="outset" w:sz="6" w:space="0" w:color="auto"/>
              <w:right w:val="outset" w:sz="6" w:space="0" w:color="auto"/>
            </w:tcBorders>
            <w:vAlign w:val="center"/>
            <w:hideMark/>
          </w:tcPr>
          <w:p w14:paraId="011F465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7D992FB"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60E85CD5"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D3E3ED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scan</w:t>
            </w:r>
            <w:proofErr w:type="gramEnd"/>
            <w:r w:rsidRPr="00FF4281">
              <w:rPr>
                <w:rFonts w:eastAsia="Times New Roman" w:cs="Times New Roman"/>
              </w:rPr>
              <w:t xml:space="preserve"> element index of the pixel chosen for inclusion in level-2b</w:t>
            </w:r>
          </w:p>
        </w:tc>
      </w:tr>
      <w:tr w:rsidR="00FF4281" w:rsidRPr="00FF4281" w14:paraId="0ED80B9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5B50CEE" w14:textId="77777777" w:rsidR="00FF4281" w:rsidRPr="00FF4281" w:rsidRDefault="00FF4281" w:rsidP="00FF4281">
            <w:pPr>
              <w:rPr>
                <w:rFonts w:ascii="Times" w:eastAsia="Times New Roman" w:hAnsi="Times" w:cs="Times New Roman"/>
              </w:rPr>
            </w:pPr>
            <w:r w:rsidRPr="00FF4281">
              <w:rPr>
                <w:rFonts w:eastAsia="Times New Roman" w:cs="Times New Roman"/>
              </w:rPr>
              <w:t>5</w:t>
            </w:r>
          </w:p>
        </w:tc>
        <w:tc>
          <w:tcPr>
            <w:tcW w:w="804" w:type="pct"/>
            <w:tcBorders>
              <w:top w:val="outset" w:sz="6" w:space="0" w:color="auto"/>
              <w:left w:val="outset" w:sz="6" w:space="0" w:color="auto"/>
              <w:bottom w:val="outset" w:sz="6" w:space="0" w:color="auto"/>
              <w:right w:val="outset" w:sz="6" w:space="0" w:color="auto"/>
            </w:tcBorders>
            <w:vAlign w:val="center"/>
            <w:hideMark/>
          </w:tcPr>
          <w:p w14:paraId="6DBE0370"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bad</w:t>
            </w:r>
            <w:proofErr w:type="gramEnd"/>
            <w:r w:rsidRPr="00FF4281">
              <w:rPr>
                <w:rFonts w:eastAsia="Times New Roman" w:cs="Times New Roman"/>
              </w:rPr>
              <w:t>_scan</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line_flag</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2D96DEF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FF58121"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58679412"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8A8628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not</w:t>
            </w:r>
            <w:proofErr w:type="gramEnd"/>
            <w:r w:rsidRPr="00FF4281">
              <w:rPr>
                <w:rFonts w:eastAsia="Times New Roman" w:cs="Times New Roman"/>
              </w:rPr>
              <w:t xml:space="preserve"> specified</w:t>
            </w:r>
          </w:p>
        </w:tc>
      </w:tr>
      <w:tr w:rsidR="00FF4281" w:rsidRPr="00FF4281" w14:paraId="2C444460"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1425F94" w14:textId="77777777" w:rsidR="00FF4281" w:rsidRPr="00FF4281" w:rsidRDefault="00FF4281" w:rsidP="00FF4281">
            <w:pPr>
              <w:rPr>
                <w:rFonts w:ascii="Times" w:eastAsia="Times New Roman" w:hAnsi="Times" w:cs="Times New Roman"/>
              </w:rPr>
            </w:pPr>
            <w:r w:rsidRPr="00FF4281">
              <w:rPr>
                <w:rFonts w:eastAsia="Times New Roman" w:cs="Times New Roman"/>
              </w:rPr>
              <w:t>6</w:t>
            </w:r>
          </w:p>
        </w:tc>
        <w:tc>
          <w:tcPr>
            <w:tcW w:w="804" w:type="pct"/>
            <w:tcBorders>
              <w:top w:val="outset" w:sz="6" w:space="0" w:color="auto"/>
              <w:left w:val="outset" w:sz="6" w:space="0" w:color="auto"/>
              <w:bottom w:val="outset" w:sz="6" w:space="0" w:color="auto"/>
              <w:right w:val="outset" w:sz="6" w:space="0" w:color="auto"/>
            </w:tcBorders>
            <w:vAlign w:val="center"/>
            <w:hideMark/>
          </w:tcPr>
          <w:p w14:paraId="3A596691"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bad</w:t>
            </w:r>
            <w:proofErr w:type="gramEnd"/>
            <w:r w:rsidRPr="00FF4281">
              <w:rPr>
                <w:rFonts w:eastAsia="Times New Roman" w:cs="Times New Roman"/>
              </w:rPr>
              <w:t>_pixel</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mask</w:t>
            </w:r>
          </w:p>
        </w:tc>
        <w:tc>
          <w:tcPr>
            <w:tcW w:w="497" w:type="pct"/>
            <w:tcBorders>
              <w:top w:val="outset" w:sz="6" w:space="0" w:color="auto"/>
              <w:left w:val="outset" w:sz="6" w:space="0" w:color="auto"/>
              <w:bottom w:val="outset" w:sz="6" w:space="0" w:color="auto"/>
              <w:right w:val="outset" w:sz="6" w:space="0" w:color="auto"/>
            </w:tcBorders>
            <w:vAlign w:val="center"/>
            <w:hideMark/>
          </w:tcPr>
          <w:p w14:paraId="12C08C3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7FCEDA29"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3D945719"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EDE2BD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mask</w:t>
            </w:r>
            <w:proofErr w:type="gramEnd"/>
            <w:r w:rsidRPr="00FF4281">
              <w:rPr>
                <w:rFonts w:eastAsia="Times New Roman" w:cs="Times New Roman"/>
              </w:rPr>
              <w:t xml:space="preserve"> that distinguishes good(0) from bad(1) pixels</w:t>
            </w:r>
          </w:p>
        </w:tc>
      </w:tr>
      <w:tr w:rsidR="00FF4281" w:rsidRPr="00FF4281" w14:paraId="039D19F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1FFE121" w14:textId="77777777" w:rsidR="00FF4281" w:rsidRPr="00FF4281" w:rsidRDefault="00FF4281" w:rsidP="00FF4281">
            <w:pPr>
              <w:rPr>
                <w:rFonts w:ascii="Times" w:eastAsia="Times New Roman" w:hAnsi="Times" w:cs="Times New Roman"/>
              </w:rPr>
            </w:pPr>
            <w:r w:rsidRPr="00FF4281">
              <w:rPr>
                <w:rFonts w:eastAsia="Times New Roman" w:cs="Times New Roman"/>
              </w:rPr>
              <w:t>7</w:t>
            </w:r>
          </w:p>
        </w:tc>
        <w:tc>
          <w:tcPr>
            <w:tcW w:w="804" w:type="pct"/>
            <w:tcBorders>
              <w:top w:val="outset" w:sz="6" w:space="0" w:color="auto"/>
              <w:left w:val="outset" w:sz="6" w:space="0" w:color="auto"/>
              <w:bottom w:val="outset" w:sz="6" w:space="0" w:color="auto"/>
              <w:right w:val="outset" w:sz="6" w:space="0" w:color="auto"/>
            </w:tcBorders>
            <w:vAlign w:val="center"/>
            <w:hideMark/>
          </w:tcPr>
          <w:p w14:paraId="606C890D"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gap</w:t>
            </w:r>
            <w:proofErr w:type="gramEnd"/>
            <w:r w:rsidRPr="00FF4281">
              <w:rPr>
                <w:rFonts w:eastAsia="Times New Roman" w:cs="Times New Roman"/>
              </w:rPr>
              <w:t>_pixel</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mask</w:t>
            </w:r>
          </w:p>
        </w:tc>
        <w:tc>
          <w:tcPr>
            <w:tcW w:w="497" w:type="pct"/>
            <w:tcBorders>
              <w:top w:val="outset" w:sz="6" w:space="0" w:color="auto"/>
              <w:left w:val="outset" w:sz="6" w:space="0" w:color="auto"/>
              <w:bottom w:val="outset" w:sz="6" w:space="0" w:color="auto"/>
              <w:right w:val="outset" w:sz="6" w:space="0" w:color="auto"/>
            </w:tcBorders>
            <w:vAlign w:val="center"/>
            <w:hideMark/>
          </w:tcPr>
          <w:p w14:paraId="3ED29E4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10FBD00"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43D27859"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C5FD5E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mask</w:t>
            </w:r>
            <w:proofErr w:type="gramEnd"/>
            <w:r w:rsidRPr="00FF4281">
              <w:rPr>
                <w:rFonts w:eastAsia="Times New Roman" w:cs="Times New Roman"/>
              </w:rPr>
              <w:t xml:space="preserve"> that distinguishes not in gap (0) from in-gap(1) pixels</w:t>
            </w:r>
          </w:p>
        </w:tc>
      </w:tr>
      <w:tr w:rsidR="00FF4281" w:rsidRPr="00FF4281" w14:paraId="7CC5384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CFAE57D" w14:textId="77777777" w:rsidR="00FF4281" w:rsidRPr="00FF4281" w:rsidRDefault="00FF4281" w:rsidP="00FF4281">
            <w:pPr>
              <w:rPr>
                <w:rFonts w:ascii="Times" w:eastAsia="Times New Roman" w:hAnsi="Times" w:cs="Times New Roman"/>
              </w:rPr>
            </w:pPr>
            <w:r w:rsidRPr="00FF4281">
              <w:rPr>
                <w:rFonts w:eastAsia="Times New Roman" w:cs="Times New Roman"/>
              </w:rPr>
              <w:t>8</w:t>
            </w:r>
          </w:p>
        </w:tc>
        <w:tc>
          <w:tcPr>
            <w:tcW w:w="804" w:type="pct"/>
            <w:tcBorders>
              <w:top w:val="outset" w:sz="6" w:space="0" w:color="auto"/>
              <w:left w:val="outset" w:sz="6" w:space="0" w:color="auto"/>
              <w:bottom w:val="outset" w:sz="6" w:space="0" w:color="auto"/>
              <w:right w:val="outset" w:sz="6" w:space="0" w:color="auto"/>
            </w:tcBorders>
            <w:vAlign w:val="center"/>
            <w:hideMark/>
          </w:tcPr>
          <w:p w14:paraId="0042B97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diagnostic</w:t>
            </w:r>
            <w:proofErr w:type="gramEnd"/>
            <w:r w:rsidRPr="00FF4281">
              <w:rPr>
                <w:rFonts w:eastAsia="Times New Roman" w:cs="Times New Roman"/>
              </w:rPr>
              <w:t>_1</w:t>
            </w:r>
          </w:p>
        </w:tc>
        <w:tc>
          <w:tcPr>
            <w:tcW w:w="497" w:type="pct"/>
            <w:tcBorders>
              <w:top w:val="outset" w:sz="6" w:space="0" w:color="auto"/>
              <w:left w:val="outset" w:sz="6" w:space="0" w:color="auto"/>
              <w:bottom w:val="outset" w:sz="6" w:space="0" w:color="auto"/>
              <w:right w:val="outset" w:sz="6" w:space="0" w:color="auto"/>
            </w:tcBorders>
            <w:vAlign w:val="center"/>
            <w:hideMark/>
          </w:tcPr>
          <w:p w14:paraId="1AD0CD0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unknown</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756B9D2"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35239690"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153F405" w14:textId="77777777" w:rsidR="00FF4281" w:rsidRPr="00FF4281" w:rsidRDefault="00FF4281" w:rsidP="00FF4281">
            <w:pPr>
              <w:rPr>
                <w:rFonts w:ascii="Times" w:eastAsia="Times New Roman" w:hAnsi="Times" w:cs="Times New Roman"/>
              </w:rPr>
            </w:pPr>
            <w:r w:rsidRPr="00FF4281">
              <w:rPr>
                <w:rFonts w:eastAsia="Times New Roman" w:cs="Times New Roman"/>
              </w:rPr>
              <w:t>First diagnostic variable (contents will change)</w:t>
            </w:r>
          </w:p>
        </w:tc>
      </w:tr>
      <w:tr w:rsidR="00FF4281" w:rsidRPr="00FF4281" w14:paraId="2488F79D"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50C3104" w14:textId="77777777" w:rsidR="00FF4281" w:rsidRPr="00FF4281" w:rsidRDefault="00FF4281" w:rsidP="00FF4281">
            <w:pPr>
              <w:rPr>
                <w:rFonts w:ascii="Times" w:eastAsia="Times New Roman" w:hAnsi="Times" w:cs="Times New Roman"/>
              </w:rPr>
            </w:pPr>
            <w:r w:rsidRPr="00FF4281">
              <w:rPr>
                <w:rFonts w:eastAsia="Times New Roman" w:cs="Times New Roman"/>
              </w:rPr>
              <w:t>9</w:t>
            </w:r>
          </w:p>
        </w:tc>
        <w:tc>
          <w:tcPr>
            <w:tcW w:w="804" w:type="pct"/>
            <w:tcBorders>
              <w:top w:val="outset" w:sz="6" w:space="0" w:color="auto"/>
              <w:left w:val="outset" w:sz="6" w:space="0" w:color="auto"/>
              <w:bottom w:val="outset" w:sz="6" w:space="0" w:color="auto"/>
              <w:right w:val="outset" w:sz="6" w:space="0" w:color="auto"/>
            </w:tcBorders>
            <w:vAlign w:val="center"/>
            <w:hideMark/>
          </w:tcPr>
          <w:p w14:paraId="2FC135C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diagnostic</w:t>
            </w:r>
            <w:proofErr w:type="gramEnd"/>
            <w:r w:rsidRPr="00FF4281">
              <w:rPr>
                <w:rFonts w:eastAsia="Times New Roman" w:cs="Times New Roman"/>
              </w:rPr>
              <w:t>_2</w:t>
            </w:r>
          </w:p>
        </w:tc>
        <w:tc>
          <w:tcPr>
            <w:tcW w:w="497" w:type="pct"/>
            <w:tcBorders>
              <w:top w:val="outset" w:sz="6" w:space="0" w:color="auto"/>
              <w:left w:val="outset" w:sz="6" w:space="0" w:color="auto"/>
              <w:bottom w:val="outset" w:sz="6" w:space="0" w:color="auto"/>
              <w:right w:val="outset" w:sz="6" w:space="0" w:color="auto"/>
            </w:tcBorders>
            <w:vAlign w:val="center"/>
            <w:hideMark/>
          </w:tcPr>
          <w:p w14:paraId="2239E10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unknown</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17A7E12"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734338AD"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4E23144" w14:textId="77777777" w:rsidR="00FF4281" w:rsidRPr="00FF4281" w:rsidRDefault="00FF4281" w:rsidP="00FF4281">
            <w:pPr>
              <w:rPr>
                <w:rFonts w:ascii="Times" w:eastAsia="Times New Roman" w:hAnsi="Times" w:cs="Times New Roman"/>
              </w:rPr>
            </w:pPr>
            <w:r w:rsidRPr="00FF4281">
              <w:rPr>
                <w:rFonts w:eastAsia="Times New Roman" w:cs="Times New Roman"/>
              </w:rPr>
              <w:t>Second diagnostic variable (contents will change)</w:t>
            </w:r>
          </w:p>
        </w:tc>
      </w:tr>
      <w:tr w:rsidR="00FF4281" w:rsidRPr="00FF4281" w14:paraId="18C3EC4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59009E4" w14:textId="77777777" w:rsidR="00FF4281" w:rsidRPr="00FF4281" w:rsidRDefault="00FF4281" w:rsidP="00FF4281">
            <w:pPr>
              <w:rPr>
                <w:rFonts w:ascii="Times" w:eastAsia="Times New Roman" w:hAnsi="Times" w:cs="Times New Roman"/>
              </w:rPr>
            </w:pPr>
            <w:r w:rsidRPr="00FF4281">
              <w:rPr>
                <w:rFonts w:eastAsia="Times New Roman" w:cs="Times New Roman"/>
              </w:rPr>
              <w:t>10</w:t>
            </w:r>
          </w:p>
        </w:tc>
        <w:tc>
          <w:tcPr>
            <w:tcW w:w="804" w:type="pct"/>
            <w:tcBorders>
              <w:top w:val="outset" w:sz="6" w:space="0" w:color="auto"/>
              <w:left w:val="outset" w:sz="6" w:space="0" w:color="auto"/>
              <w:bottom w:val="outset" w:sz="6" w:space="0" w:color="auto"/>
              <w:right w:val="outset" w:sz="6" w:space="0" w:color="auto"/>
            </w:tcBorders>
            <w:vAlign w:val="center"/>
            <w:hideMark/>
          </w:tcPr>
          <w:p w14:paraId="71D8511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diagnostic</w:t>
            </w:r>
            <w:proofErr w:type="gramEnd"/>
            <w:r w:rsidRPr="00FF4281">
              <w:rPr>
                <w:rFonts w:eastAsia="Times New Roman" w:cs="Times New Roman"/>
              </w:rPr>
              <w:t>_3</w:t>
            </w:r>
          </w:p>
        </w:tc>
        <w:tc>
          <w:tcPr>
            <w:tcW w:w="497" w:type="pct"/>
            <w:tcBorders>
              <w:top w:val="outset" w:sz="6" w:space="0" w:color="auto"/>
              <w:left w:val="outset" w:sz="6" w:space="0" w:color="auto"/>
              <w:bottom w:val="outset" w:sz="6" w:space="0" w:color="auto"/>
              <w:right w:val="outset" w:sz="6" w:space="0" w:color="auto"/>
            </w:tcBorders>
            <w:vAlign w:val="center"/>
            <w:hideMark/>
          </w:tcPr>
          <w:p w14:paraId="12AB89F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unknown</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9D99663"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0B6B27E3"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8E5F3B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third</w:t>
            </w:r>
            <w:proofErr w:type="gramEnd"/>
            <w:r w:rsidRPr="00FF4281">
              <w:rPr>
                <w:rFonts w:eastAsia="Times New Roman" w:cs="Times New Roman"/>
              </w:rPr>
              <w:t xml:space="preserve"> diagnostic variable (contents will change)</w:t>
            </w:r>
          </w:p>
        </w:tc>
      </w:tr>
      <w:tr w:rsidR="00FF4281" w:rsidRPr="00FF4281" w14:paraId="077838E9"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F4B509B" w14:textId="77777777" w:rsidR="00FF4281" w:rsidRPr="00FF4281" w:rsidRDefault="00FF4281" w:rsidP="00FF4281">
            <w:pPr>
              <w:rPr>
                <w:rFonts w:ascii="Times" w:eastAsia="Times New Roman" w:hAnsi="Times" w:cs="Times New Roman"/>
              </w:rPr>
            </w:pPr>
            <w:r w:rsidRPr="00FF4281">
              <w:rPr>
                <w:rFonts w:eastAsia="Times New Roman" w:cs="Times New Roman"/>
              </w:rPr>
              <w:t>11</w:t>
            </w:r>
          </w:p>
        </w:tc>
        <w:tc>
          <w:tcPr>
            <w:tcW w:w="804" w:type="pct"/>
            <w:tcBorders>
              <w:top w:val="outset" w:sz="6" w:space="0" w:color="auto"/>
              <w:left w:val="outset" w:sz="6" w:space="0" w:color="auto"/>
              <w:bottom w:val="outset" w:sz="6" w:space="0" w:color="auto"/>
              <w:right w:val="outset" w:sz="6" w:space="0" w:color="auto"/>
            </w:tcBorders>
            <w:vAlign w:val="center"/>
            <w:hideMark/>
          </w:tcPr>
          <w:p w14:paraId="77601FB9"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packed</w:t>
            </w:r>
            <w:proofErr w:type="gramEnd"/>
            <w:r w:rsidRPr="00FF4281">
              <w:rPr>
                <w:rFonts w:eastAsia="Times New Roman" w:cs="Times New Roman"/>
              </w:rPr>
              <w:t>_pixel_meta_data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DADFF1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720953C"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547" w:type="pct"/>
            <w:tcBorders>
              <w:top w:val="outset" w:sz="6" w:space="0" w:color="auto"/>
              <w:left w:val="outset" w:sz="6" w:space="0" w:color="auto"/>
              <w:bottom w:val="outset" w:sz="6" w:space="0" w:color="auto"/>
              <w:right w:val="outset" w:sz="6" w:space="0" w:color="auto"/>
            </w:tcBorders>
            <w:vAlign w:val="center"/>
            <w:hideMark/>
          </w:tcPr>
          <w:p w14:paraId="180A0441" w14:textId="77777777" w:rsidR="00FF4281" w:rsidRPr="00FF4281" w:rsidRDefault="00FF4281" w:rsidP="00FF4281">
            <w:pPr>
              <w:rPr>
                <w:rFonts w:ascii="Times" w:eastAsia="Times New Roman" w:hAnsi="Times" w:cs="Times New Roman"/>
              </w:rPr>
            </w:pPr>
            <w:r w:rsidRPr="00FF4281">
              <w:rPr>
                <w:rFonts w:eastAsia="Times New Roman" w:cs="Times New Roman"/>
              </w:rPr>
              <w:t>-999</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351E2D7"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order</w:t>
            </w:r>
            <w:proofErr w:type="gramEnd"/>
            <w:r w:rsidRPr="00FF4281">
              <w:rPr>
                <w:rFonts w:eastAsia="Times New Roman" w:cs="Times New Roman"/>
              </w:rPr>
              <w:t>_and_depth</w:t>
            </w:r>
            <w:proofErr w:type="spellEnd"/>
            <w:r w:rsidRPr="00FF4281">
              <w:rPr>
                <w:rFonts w:eastAsia="Times New Roman" w:cs="Times New Roman"/>
              </w:rPr>
              <w:t xml:space="preserve">: </w:t>
            </w:r>
            <w:proofErr w:type="spellStart"/>
            <w:r w:rsidRPr="00FF4281">
              <w:rPr>
                <w:rFonts w:eastAsia="Times New Roman" w:cs="Times New Roman"/>
              </w:rPr>
              <w:t>bad_pixel_mask</w:t>
            </w:r>
            <w:proofErr w:type="spellEnd"/>
            <w:r w:rsidRPr="00FF4281">
              <w:rPr>
                <w:rFonts w:eastAsia="Times New Roman" w:cs="Times New Roman"/>
              </w:rPr>
              <w:t>(1),</w:t>
            </w:r>
            <w:proofErr w:type="spellStart"/>
            <w:r w:rsidRPr="00FF4281">
              <w:rPr>
                <w:rFonts w:eastAsia="Times New Roman" w:cs="Times New Roman"/>
              </w:rPr>
              <w:t>solar_contamination_mask</w:t>
            </w:r>
            <w:proofErr w:type="spellEnd"/>
            <w:r w:rsidRPr="00FF4281">
              <w:rPr>
                <w:rFonts w:eastAsia="Times New Roman" w:cs="Times New Roman"/>
              </w:rPr>
              <w:t>(1),ch6_on_pixel_mask(1),</w:t>
            </w:r>
            <w:proofErr w:type="spellStart"/>
            <w:r w:rsidRPr="00FF4281">
              <w:rPr>
                <w:rFonts w:eastAsia="Times New Roman" w:cs="Times New Roman"/>
              </w:rPr>
              <w:t>Bayes_Mask_Sfc_Type</w:t>
            </w:r>
            <w:proofErr w:type="spellEnd"/>
            <w:r w:rsidRPr="00FF4281">
              <w:rPr>
                <w:rFonts w:eastAsia="Times New Roman" w:cs="Times New Roman"/>
              </w:rPr>
              <w:t>(3)</w:t>
            </w:r>
          </w:p>
        </w:tc>
      </w:tr>
      <w:tr w:rsidR="00FF4281" w:rsidRPr="00FF4281" w14:paraId="043FA229"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A2BFE37" w14:textId="77777777" w:rsidR="00FF4281" w:rsidRPr="00FF4281" w:rsidRDefault="00FF4281" w:rsidP="00FF4281">
            <w:pPr>
              <w:rPr>
                <w:rFonts w:ascii="Times" w:eastAsia="Times New Roman" w:hAnsi="Times" w:cs="Times New Roman"/>
              </w:rPr>
            </w:pPr>
            <w:r w:rsidRPr="00FF4281">
              <w:rPr>
                <w:rFonts w:eastAsia="Times New Roman" w:cs="Times New Roman"/>
              </w:rPr>
              <w:t>12</w:t>
            </w:r>
          </w:p>
        </w:tc>
        <w:tc>
          <w:tcPr>
            <w:tcW w:w="804" w:type="pct"/>
            <w:tcBorders>
              <w:top w:val="outset" w:sz="6" w:space="0" w:color="auto"/>
              <w:left w:val="outset" w:sz="6" w:space="0" w:color="auto"/>
              <w:bottom w:val="outset" w:sz="6" w:space="0" w:color="auto"/>
              <w:right w:val="outset" w:sz="6" w:space="0" w:color="auto"/>
            </w:tcBorders>
            <w:vAlign w:val="center"/>
            <w:hideMark/>
          </w:tcPr>
          <w:p w14:paraId="74C446F7"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latitude</w:t>
            </w:r>
            <w:proofErr w:type="gramEnd"/>
            <w:r w:rsidRPr="00FF4281">
              <w:rPr>
                <w:rFonts w:eastAsia="Times New Roman" w:cs="Times New Roman"/>
              </w:rPr>
              <w:t>_pc</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28E35A68"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degrees</w:t>
            </w:r>
            <w:proofErr w:type="gramEnd"/>
            <w:r w:rsidRPr="00FF4281">
              <w:rPr>
                <w:rFonts w:eastAsia="Times New Roman" w:cs="Times New Roman"/>
              </w:rPr>
              <w:t>_north</w:t>
            </w:r>
            <w:proofErr w:type="spellEnd"/>
          </w:p>
        </w:tc>
        <w:tc>
          <w:tcPr>
            <w:tcW w:w="447" w:type="pct"/>
            <w:tcBorders>
              <w:top w:val="outset" w:sz="6" w:space="0" w:color="auto"/>
              <w:left w:val="outset" w:sz="6" w:space="0" w:color="auto"/>
              <w:bottom w:val="outset" w:sz="6" w:space="0" w:color="auto"/>
              <w:right w:val="outset" w:sz="6" w:space="0" w:color="auto"/>
            </w:tcBorders>
            <w:vAlign w:val="center"/>
            <w:hideMark/>
          </w:tcPr>
          <w:p w14:paraId="3510182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-90.0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57C72B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90.0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24A377D"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latitude</w:t>
            </w:r>
            <w:proofErr w:type="gramEnd"/>
            <w:r w:rsidRPr="00FF4281">
              <w:rPr>
                <w:rFonts w:eastAsia="Times New Roman" w:cs="Times New Roman"/>
              </w:rPr>
              <w:t>_parallax_corrected_using_cloud_height</w:t>
            </w:r>
            <w:proofErr w:type="spellEnd"/>
          </w:p>
        </w:tc>
      </w:tr>
      <w:tr w:rsidR="00FF4281" w:rsidRPr="00FF4281" w14:paraId="4799837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83CBA04" w14:textId="77777777" w:rsidR="00FF4281" w:rsidRPr="00FF4281" w:rsidRDefault="00FF4281" w:rsidP="00FF4281">
            <w:pPr>
              <w:rPr>
                <w:rFonts w:ascii="Times" w:eastAsia="Times New Roman" w:hAnsi="Times" w:cs="Times New Roman"/>
              </w:rPr>
            </w:pPr>
            <w:r w:rsidRPr="00FF4281">
              <w:rPr>
                <w:rFonts w:eastAsia="Times New Roman" w:cs="Times New Roman"/>
              </w:rPr>
              <w:t>13</w:t>
            </w:r>
          </w:p>
        </w:tc>
        <w:tc>
          <w:tcPr>
            <w:tcW w:w="804" w:type="pct"/>
            <w:tcBorders>
              <w:top w:val="outset" w:sz="6" w:space="0" w:color="auto"/>
              <w:left w:val="outset" w:sz="6" w:space="0" w:color="auto"/>
              <w:bottom w:val="outset" w:sz="6" w:space="0" w:color="auto"/>
              <w:right w:val="outset" w:sz="6" w:space="0" w:color="auto"/>
            </w:tcBorders>
            <w:vAlign w:val="center"/>
            <w:hideMark/>
          </w:tcPr>
          <w:p w14:paraId="6CB8EAFD"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longitude</w:t>
            </w:r>
            <w:proofErr w:type="gramEnd"/>
            <w:r w:rsidRPr="00FF4281">
              <w:rPr>
                <w:rFonts w:eastAsia="Times New Roman" w:cs="Times New Roman"/>
              </w:rPr>
              <w:t>_pc</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D1BED51"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degrees</w:t>
            </w:r>
            <w:proofErr w:type="gramEnd"/>
            <w:r w:rsidRPr="00FF4281">
              <w:rPr>
                <w:rFonts w:eastAsia="Times New Roman" w:cs="Times New Roman"/>
              </w:rPr>
              <w:t>_east</w:t>
            </w:r>
            <w:proofErr w:type="spellEnd"/>
          </w:p>
        </w:tc>
        <w:tc>
          <w:tcPr>
            <w:tcW w:w="447" w:type="pct"/>
            <w:tcBorders>
              <w:top w:val="outset" w:sz="6" w:space="0" w:color="auto"/>
              <w:left w:val="outset" w:sz="6" w:space="0" w:color="auto"/>
              <w:bottom w:val="outset" w:sz="6" w:space="0" w:color="auto"/>
              <w:right w:val="outset" w:sz="6" w:space="0" w:color="auto"/>
            </w:tcBorders>
            <w:vAlign w:val="center"/>
            <w:hideMark/>
          </w:tcPr>
          <w:p w14:paraId="036BE43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D1ED6C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321ED4E"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longitude</w:t>
            </w:r>
            <w:proofErr w:type="gramEnd"/>
            <w:r w:rsidRPr="00FF4281">
              <w:rPr>
                <w:rFonts w:eastAsia="Times New Roman" w:cs="Times New Roman"/>
              </w:rPr>
              <w:t>_parallax_corrected_using_cloud_height</w:t>
            </w:r>
            <w:proofErr w:type="spellEnd"/>
          </w:p>
        </w:tc>
      </w:tr>
      <w:tr w:rsidR="00FF4281" w:rsidRPr="00FF4281" w14:paraId="28675EC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755DDB9" w14:textId="77777777" w:rsidR="00FF4281" w:rsidRPr="00FF4281" w:rsidRDefault="00FF4281" w:rsidP="00FF4281">
            <w:pPr>
              <w:rPr>
                <w:rFonts w:ascii="Times" w:eastAsia="Times New Roman" w:hAnsi="Times" w:cs="Times New Roman"/>
              </w:rPr>
            </w:pPr>
            <w:r w:rsidRPr="00FF4281">
              <w:rPr>
                <w:rFonts w:eastAsia="Times New Roman" w:cs="Times New Roman"/>
              </w:rPr>
              <w:t>14</w:t>
            </w:r>
          </w:p>
        </w:tc>
        <w:tc>
          <w:tcPr>
            <w:tcW w:w="804" w:type="pct"/>
            <w:tcBorders>
              <w:top w:val="outset" w:sz="6" w:space="0" w:color="auto"/>
              <w:left w:val="outset" w:sz="6" w:space="0" w:color="auto"/>
              <w:bottom w:val="outset" w:sz="6" w:space="0" w:color="auto"/>
              <w:right w:val="outset" w:sz="6" w:space="0" w:color="auto"/>
            </w:tcBorders>
            <w:vAlign w:val="center"/>
            <w:hideMark/>
          </w:tcPr>
          <w:p w14:paraId="6428037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sensor</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zenith_angle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E19860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degrees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436C0C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38EB29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90.0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4652C7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sensor</w:t>
            </w:r>
            <w:proofErr w:type="gramEnd"/>
            <w:r w:rsidRPr="00FF4281">
              <w:rPr>
                <w:rFonts w:eastAsia="Times New Roman" w:cs="Times New Roman"/>
              </w:rPr>
              <w:t xml:space="preserve"> zenith for each pixel measured in degrees from nadir</w:t>
            </w:r>
          </w:p>
        </w:tc>
      </w:tr>
      <w:tr w:rsidR="00FF4281" w:rsidRPr="00FF4281" w14:paraId="16E6202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0AC66DE" w14:textId="77777777" w:rsidR="00FF4281" w:rsidRPr="00FF4281" w:rsidRDefault="00FF4281" w:rsidP="00FF4281">
            <w:pPr>
              <w:rPr>
                <w:rFonts w:ascii="Times" w:eastAsia="Times New Roman" w:hAnsi="Times" w:cs="Times New Roman"/>
              </w:rPr>
            </w:pPr>
            <w:r w:rsidRPr="00FF4281">
              <w:rPr>
                <w:rFonts w:eastAsia="Times New Roman" w:cs="Times New Roman"/>
              </w:rPr>
              <w:t>15</w:t>
            </w:r>
          </w:p>
        </w:tc>
        <w:tc>
          <w:tcPr>
            <w:tcW w:w="804" w:type="pct"/>
            <w:tcBorders>
              <w:top w:val="outset" w:sz="6" w:space="0" w:color="auto"/>
              <w:left w:val="outset" w:sz="6" w:space="0" w:color="auto"/>
              <w:bottom w:val="outset" w:sz="6" w:space="0" w:color="auto"/>
              <w:right w:val="outset" w:sz="6" w:space="0" w:color="auto"/>
            </w:tcBorders>
            <w:vAlign w:val="center"/>
            <w:hideMark/>
          </w:tcPr>
          <w:p w14:paraId="10F31351"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solar</w:t>
            </w:r>
            <w:proofErr w:type="gramEnd"/>
            <w:r w:rsidRPr="00FF4281">
              <w:rPr>
                <w:rFonts w:eastAsia="Times New Roman" w:cs="Times New Roman"/>
              </w:rPr>
              <w:t>_zenith_</w:t>
            </w:r>
            <w:r w:rsidRPr="00FF4281">
              <w:rPr>
                <w:rFonts w:eastAsia="Times New Roman" w:cs="Times New Roman"/>
              </w:rPr>
              <w:lastRenderedPageBreak/>
              <w:t>angle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838B48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lastRenderedPageBreak/>
              <w:t>degrees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272C8C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88C7DE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0C73FC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solar</w:t>
            </w:r>
            <w:proofErr w:type="gramEnd"/>
            <w:r w:rsidRPr="00FF4281">
              <w:rPr>
                <w:rFonts w:eastAsia="Times New Roman" w:cs="Times New Roman"/>
              </w:rPr>
              <w:t xml:space="preserve"> zenith for each pixel measured </w:t>
            </w:r>
            <w:r w:rsidRPr="00FF4281">
              <w:rPr>
                <w:rFonts w:eastAsia="Times New Roman" w:cs="Times New Roman"/>
              </w:rPr>
              <w:lastRenderedPageBreak/>
              <w:t>in degrees away from the sun (0=looking at sun)</w:t>
            </w:r>
          </w:p>
        </w:tc>
      </w:tr>
      <w:tr w:rsidR="00FF4281" w:rsidRPr="00FF4281" w14:paraId="2656061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56CBC8F"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16</w:t>
            </w:r>
          </w:p>
        </w:tc>
        <w:tc>
          <w:tcPr>
            <w:tcW w:w="804" w:type="pct"/>
            <w:tcBorders>
              <w:top w:val="outset" w:sz="6" w:space="0" w:color="auto"/>
              <w:left w:val="outset" w:sz="6" w:space="0" w:color="auto"/>
              <w:bottom w:val="outset" w:sz="6" w:space="0" w:color="auto"/>
              <w:right w:val="outset" w:sz="6" w:space="0" w:color="auto"/>
            </w:tcBorders>
            <w:vAlign w:val="center"/>
            <w:hideMark/>
          </w:tcPr>
          <w:p w14:paraId="078A708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relative</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azimuth_</w:t>
            </w:r>
            <w:r w:rsidR="004006C1">
              <w:rPr>
                <w:rFonts w:eastAsia="Times New Roman" w:cs="Times New Roman"/>
              </w:rPr>
              <w:br/>
            </w:r>
            <w:r w:rsidRPr="00FF4281">
              <w:rPr>
                <w:rFonts w:eastAsia="Times New Roman" w:cs="Times New Roman"/>
              </w:rPr>
              <w:t>angle</w:t>
            </w:r>
          </w:p>
        </w:tc>
        <w:tc>
          <w:tcPr>
            <w:tcW w:w="497" w:type="pct"/>
            <w:tcBorders>
              <w:top w:val="outset" w:sz="6" w:space="0" w:color="auto"/>
              <w:left w:val="outset" w:sz="6" w:space="0" w:color="auto"/>
              <w:bottom w:val="outset" w:sz="6" w:space="0" w:color="auto"/>
              <w:right w:val="outset" w:sz="6" w:space="0" w:color="auto"/>
            </w:tcBorders>
            <w:vAlign w:val="center"/>
            <w:hideMark/>
          </w:tcPr>
          <w:p w14:paraId="650A9AF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degrees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2E7E5F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56E5F0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640FDD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relative</w:t>
            </w:r>
            <w:proofErr w:type="gramEnd"/>
            <w:r w:rsidRPr="00FF4281">
              <w:rPr>
                <w:rFonts w:eastAsia="Times New Roman" w:cs="Times New Roman"/>
              </w:rPr>
              <w:t xml:space="preserve"> azimuth angle in degrees. 0 is the principal plane looking towards sun</w:t>
            </w:r>
          </w:p>
        </w:tc>
      </w:tr>
      <w:tr w:rsidR="00FF4281" w:rsidRPr="00FF4281" w14:paraId="5D67F88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D340E39" w14:textId="77777777" w:rsidR="00FF4281" w:rsidRPr="00FF4281" w:rsidRDefault="00FF4281" w:rsidP="00FF4281">
            <w:pPr>
              <w:rPr>
                <w:rFonts w:ascii="Times" w:eastAsia="Times New Roman" w:hAnsi="Times" w:cs="Times New Roman"/>
              </w:rPr>
            </w:pPr>
            <w:r w:rsidRPr="00FF4281">
              <w:rPr>
                <w:rFonts w:eastAsia="Times New Roman" w:cs="Times New Roman"/>
              </w:rPr>
              <w:t>17</w:t>
            </w:r>
          </w:p>
        </w:tc>
        <w:tc>
          <w:tcPr>
            <w:tcW w:w="804" w:type="pct"/>
            <w:tcBorders>
              <w:top w:val="outset" w:sz="6" w:space="0" w:color="auto"/>
              <w:left w:val="outset" w:sz="6" w:space="0" w:color="auto"/>
              <w:bottom w:val="outset" w:sz="6" w:space="0" w:color="auto"/>
              <w:right w:val="outset" w:sz="6" w:space="0" w:color="auto"/>
            </w:tcBorders>
            <w:vAlign w:val="center"/>
            <w:hideMark/>
          </w:tcPr>
          <w:p w14:paraId="61127C3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solar</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azimuth_</w:t>
            </w:r>
            <w:r w:rsidR="004006C1">
              <w:rPr>
                <w:rFonts w:eastAsia="Times New Roman" w:cs="Times New Roman"/>
              </w:rPr>
              <w:br/>
            </w:r>
            <w:r w:rsidRPr="00FF4281">
              <w:rPr>
                <w:rFonts w:eastAsia="Times New Roman" w:cs="Times New Roman"/>
              </w:rPr>
              <w:t>angle</w:t>
            </w:r>
          </w:p>
        </w:tc>
        <w:tc>
          <w:tcPr>
            <w:tcW w:w="497" w:type="pct"/>
            <w:tcBorders>
              <w:top w:val="outset" w:sz="6" w:space="0" w:color="auto"/>
              <w:left w:val="outset" w:sz="6" w:space="0" w:color="auto"/>
              <w:bottom w:val="outset" w:sz="6" w:space="0" w:color="auto"/>
              <w:right w:val="outset" w:sz="6" w:space="0" w:color="auto"/>
            </w:tcBorders>
            <w:vAlign w:val="center"/>
            <w:hideMark/>
          </w:tcPr>
          <w:p w14:paraId="1D335BB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degrees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6513A6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539E4C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90B311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solar</w:t>
            </w:r>
            <w:proofErr w:type="gramEnd"/>
            <w:r w:rsidRPr="00FF4281">
              <w:rPr>
                <w:rFonts w:eastAsia="Times New Roman" w:cs="Times New Roman"/>
              </w:rPr>
              <w:t xml:space="preserve"> azimuth angle in degrees from north, pixel to sun, positive values are clockwise from north</w:t>
            </w:r>
          </w:p>
        </w:tc>
      </w:tr>
      <w:tr w:rsidR="00FF4281" w:rsidRPr="00FF4281" w14:paraId="09F8D6E4"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8B74350" w14:textId="77777777" w:rsidR="00FF4281" w:rsidRPr="00FF4281" w:rsidRDefault="00FF4281" w:rsidP="00FF4281">
            <w:pPr>
              <w:rPr>
                <w:rFonts w:ascii="Times" w:eastAsia="Times New Roman" w:hAnsi="Times" w:cs="Times New Roman"/>
              </w:rPr>
            </w:pPr>
            <w:r w:rsidRPr="00FF4281">
              <w:rPr>
                <w:rFonts w:eastAsia="Times New Roman" w:cs="Times New Roman"/>
              </w:rPr>
              <w:t>18</w:t>
            </w:r>
          </w:p>
        </w:tc>
        <w:tc>
          <w:tcPr>
            <w:tcW w:w="804" w:type="pct"/>
            <w:tcBorders>
              <w:top w:val="outset" w:sz="6" w:space="0" w:color="auto"/>
              <w:left w:val="outset" w:sz="6" w:space="0" w:color="auto"/>
              <w:bottom w:val="outset" w:sz="6" w:space="0" w:color="auto"/>
              <w:right w:val="outset" w:sz="6" w:space="0" w:color="auto"/>
            </w:tcBorders>
            <w:vAlign w:val="center"/>
            <w:hideMark/>
          </w:tcPr>
          <w:p w14:paraId="299E4B3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sensor</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azimuth_</w:t>
            </w:r>
            <w:r w:rsidR="004006C1">
              <w:rPr>
                <w:rFonts w:eastAsia="Times New Roman" w:cs="Times New Roman"/>
              </w:rPr>
              <w:br/>
            </w:r>
            <w:r w:rsidRPr="00FF4281">
              <w:rPr>
                <w:rFonts w:eastAsia="Times New Roman" w:cs="Times New Roman"/>
              </w:rPr>
              <w:t>angle</w:t>
            </w:r>
          </w:p>
        </w:tc>
        <w:tc>
          <w:tcPr>
            <w:tcW w:w="497" w:type="pct"/>
            <w:tcBorders>
              <w:top w:val="outset" w:sz="6" w:space="0" w:color="auto"/>
              <w:left w:val="outset" w:sz="6" w:space="0" w:color="auto"/>
              <w:bottom w:val="outset" w:sz="6" w:space="0" w:color="auto"/>
              <w:right w:val="outset" w:sz="6" w:space="0" w:color="auto"/>
            </w:tcBorders>
            <w:vAlign w:val="center"/>
            <w:hideMark/>
          </w:tcPr>
          <w:p w14:paraId="38B7B62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degrees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7AD49D3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9A0EC2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D914B0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sensor</w:t>
            </w:r>
            <w:proofErr w:type="gramEnd"/>
            <w:r w:rsidRPr="00FF4281">
              <w:rPr>
                <w:rFonts w:eastAsia="Times New Roman" w:cs="Times New Roman"/>
              </w:rPr>
              <w:t xml:space="preserve"> azimuth angle in degrees from north, pixel to sensor, positive values are clockwise from north</w:t>
            </w:r>
          </w:p>
        </w:tc>
      </w:tr>
      <w:tr w:rsidR="00FF4281" w:rsidRPr="00FF4281" w14:paraId="3DE6932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A589FE7" w14:textId="77777777" w:rsidR="00FF4281" w:rsidRPr="00FF4281" w:rsidRDefault="00FF4281" w:rsidP="00FF4281">
            <w:pPr>
              <w:rPr>
                <w:rFonts w:ascii="Times" w:eastAsia="Times New Roman" w:hAnsi="Times" w:cs="Times New Roman"/>
              </w:rPr>
            </w:pPr>
            <w:r w:rsidRPr="00FF4281">
              <w:rPr>
                <w:rFonts w:eastAsia="Times New Roman" w:cs="Times New Roman"/>
              </w:rPr>
              <w:t>19</w:t>
            </w:r>
          </w:p>
        </w:tc>
        <w:tc>
          <w:tcPr>
            <w:tcW w:w="804" w:type="pct"/>
            <w:tcBorders>
              <w:top w:val="outset" w:sz="6" w:space="0" w:color="auto"/>
              <w:left w:val="outset" w:sz="6" w:space="0" w:color="auto"/>
              <w:bottom w:val="outset" w:sz="6" w:space="0" w:color="auto"/>
              <w:right w:val="outset" w:sz="6" w:space="0" w:color="auto"/>
            </w:tcBorders>
            <w:vAlign w:val="center"/>
            <w:hideMark/>
          </w:tcPr>
          <w:p w14:paraId="24FB27CD"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glint</w:t>
            </w:r>
            <w:proofErr w:type="gramEnd"/>
            <w:r w:rsidRPr="00FF4281">
              <w:rPr>
                <w:rFonts w:eastAsia="Times New Roman" w:cs="Times New Roman"/>
              </w:rPr>
              <w:t>_zenith_angle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232B6D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degrees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7E9E42D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877AE1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25E7CC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glint</w:t>
            </w:r>
            <w:proofErr w:type="gramEnd"/>
            <w:r w:rsidRPr="00FF4281">
              <w:rPr>
                <w:rFonts w:eastAsia="Times New Roman" w:cs="Times New Roman"/>
              </w:rPr>
              <w:t xml:space="preserve"> zenith for each pixel measured in degrees away from the specular image of sun</w:t>
            </w:r>
          </w:p>
        </w:tc>
      </w:tr>
      <w:tr w:rsidR="00FF4281" w:rsidRPr="00FF4281" w14:paraId="6096346D"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1A7E801" w14:textId="77777777" w:rsidR="00FF4281" w:rsidRPr="00FF4281" w:rsidRDefault="00FF4281" w:rsidP="00FF4281">
            <w:pPr>
              <w:rPr>
                <w:rFonts w:ascii="Times" w:eastAsia="Times New Roman" w:hAnsi="Times" w:cs="Times New Roman"/>
              </w:rPr>
            </w:pPr>
            <w:r w:rsidRPr="00FF4281">
              <w:rPr>
                <w:rFonts w:eastAsia="Times New Roman" w:cs="Times New Roman"/>
              </w:rPr>
              <w:t>20</w:t>
            </w:r>
          </w:p>
        </w:tc>
        <w:tc>
          <w:tcPr>
            <w:tcW w:w="804" w:type="pct"/>
            <w:tcBorders>
              <w:top w:val="outset" w:sz="6" w:space="0" w:color="auto"/>
              <w:left w:val="outset" w:sz="6" w:space="0" w:color="auto"/>
              <w:bottom w:val="outset" w:sz="6" w:space="0" w:color="auto"/>
              <w:right w:val="outset" w:sz="6" w:space="0" w:color="auto"/>
            </w:tcBorders>
            <w:vAlign w:val="center"/>
            <w:hideMark/>
          </w:tcPr>
          <w:p w14:paraId="317C47F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scattering</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zenith_angle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7E224F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degrees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9B0640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EFA540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475A70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scattering</w:t>
            </w:r>
            <w:proofErr w:type="gramEnd"/>
            <w:r w:rsidRPr="00FF4281">
              <w:rPr>
                <w:rFonts w:eastAsia="Times New Roman" w:cs="Times New Roman"/>
              </w:rPr>
              <w:t xml:space="preserve"> zenith for each pixel measured in degrees away from direction of forward scattering</w:t>
            </w:r>
          </w:p>
        </w:tc>
      </w:tr>
      <w:tr w:rsidR="00FF4281" w:rsidRPr="00FF4281" w14:paraId="3B3373C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D6614EF" w14:textId="77777777" w:rsidR="00FF4281" w:rsidRPr="00FF4281" w:rsidRDefault="00FF4281" w:rsidP="00FF4281">
            <w:pPr>
              <w:rPr>
                <w:rFonts w:ascii="Times" w:eastAsia="Times New Roman" w:hAnsi="Times" w:cs="Times New Roman"/>
              </w:rPr>
            </w:pPr>
            <w:r w:rsidRPr="00FF4281">
              <w:rPr>
                <w:rFonts w:eastAsia="Times New Roman" w:cs="Times New Roman"/>
              </w:rPr>
              <w:t>21</w:t>
            </w:r>
          </w:p>
        </w:tc>
        <w:tc>
          <w:tcPr>
            <w:tcW w:w="804" w:type="pct"/>
            <w:tcBorders>
              <w:top w:val="outset" w:sz="6" w:space="0" w:color="auto"/>
              <w:left w:val="outset" w:sz="6" w:space="0" w:color="auto"/>
              <w:bottom w:val="outset" w:sz="6" w:space="0" w:color="auto"/>
              <w:right w:val="outset" w:sz="6" w:space="0" w:color="auto"/>
            </w:tcBorders>
            <w:vAlign w:val="center"/>
            <w:hideMark/>
          </w:tcPr>
          <w:p w14:paraId="503DFEC6"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packed</w:t>
            </w:r>
            <w:proofErr w:type="gramEnd"/>
            <w:r w:rsidRPr="00FF4281">
              <w:rPr>
                <w:rFonts w:eastAsia="Times New Roman" w:cs="Times New Roman"/>
              </w:rPr>
              <w:t>_land_cover</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7563C5C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FA7209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999E47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FDDCDF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land</w:t>
            </w:r>
            <w:proofErr w:type="gramEnd"/>
            <w:r w:rsidRPr="00FF4281">
              <w:rPr>
                <w:rFonts w:eastAsia="Times New Roman" w:cs="Times New Roman"/>
              </w:rPr>
              <w:t xml:space="preserve"> cover, snow and coast values packed into one byte, see </w:t>
            </w:r>
            <w:proofErr w:type="spellStart"/>
            <w:r w:rsidRPr="00FF4281">
              <w:rPr>
                <w:rFonts w:eastAsia="Times New Roman" w:cs="Times New Roman"/>
              </w:rPr>
              <w:t>patmos</w:t>
            </w:r>
            <w:proofErr w:type="spellEnd"/>
            <w:r w:rsidRPr="00FF4281">
              <w:rPr>
                <w:rFonts w:eastAsia="Times New Roman" w:cs="Times New Roman"/>
              </w:rPr>
              <w:t>-x docs to unpack</w:t>
            </w:r>
          </w:p>
        </w:tc>
      </w:tr>
      <w:tr w:rsidR="00FF4281" w:rsidRPr="00FF4281" w14:paraId="11BED0E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FEDFE46" w14:textId="77777777" w:rsidR="00FF4281" w:rsidRPr="00FF4281" w:rsidRDefault="00FF4281" w:rsidP="00FF4281">
            <w:pPr>
              <w:rPr>
                <w:rFonts w:ascii="Times" w:eastAsia="Times New Roman" w:hAnsi="Times" w:cs="Times New Roman"/>
              </w:rPr>
            </w:pPr>
            <w:r w:rsidRPr="00FF4281">
              <w:rPr>
                <w:rFonts w:eastAsia="Times New Roman" w:cs="Times New Roman"/>
              </w:rPr>
              <w:t>22</w:t>
            </w:r>
          </w:p>
        </w:tc>
        <w:tc>
          <w:tcPr>
            <w:tcW w:w="804" w:type="pct"/>
            <w:tcBorders>
              <w:top w:val="outset" w:sz="6" w:space="0" w:color="auto"/>
              <w:left w:val="outset" w:sz="6" w:space="0" w:color="auto"/>
              <w:bottom w:val="outset" w:sz="6" w:space="0" w:color="auto"/>
              <w:right w:val="outset" w:sz="6" w:space="0" w:color="auto"/>
            </w:tcBorders>
            <w:vAlign w:val="center"/>
            <w:hideMark/>
          </w:tcPr>
          <w:p w14:paraId="2840A0DE"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glint</w:t>
            </w:r>
            <w:proofErr w:type="gramEnd"/>
            <w:r w:rsidRPr="00FF4281">
              <w:rPr>
                <w:rFonts w:eastAsia="Times New Roman" w:cs="Times New Roman"/>
              </w:rPr>
              <w:t>_mask</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2682B8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15AD3C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47C3FA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DA3D8B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glint</w:t>
            </w:r>
            <w:proofErr w:type="gramEnd"/>
            <w:r w:rsidRPr="00FF4281">
              <w:rPr>
                <w:rFonts w:eastAsia="Times New Roman" w:cs="Times New Roman"/>
              </w:rPr>
              <w:t xml:space="preserve"> mask (0=no) (1=yes)</w:t>
            </w:r>
          </w:p>
        </w:tc>
      </w:tr>
      <w:tr w:rsidR="00FF4281" w:rsidRPr="00FF4281" w14:paraId="1DF59521"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060B795" w14:textId="77777777" w:rsidR="00FF4281" w:rsidRPr="00FF4281" w:rsidRDefault="00FF4281" w:rsidP="00FF4281">
            <w:pPr>
              <w:rPr>
                <w:rFonts w:ascii="Times" w:eastAsia="Times New Roman" w:hAnsi="Times" w:cs="Times New Roman"/>
              </w:rPr>
            </w:pPr>
            <w:r w:rsidRPr="00FF4281">
              <w:rPr>
                <w:rFonts w:eastAsia="Times New Roman" w:cs="Times New Roman"/>
              </w:rPr>
              <w:t>23</w:t>
            </w:r>
          </w:p>
        </w:tc>
        <w:tc>
          <w:tcPr>
            <w:tcW w:w="804" w:type="pct"/>
            <w:tcBorders>
              <w:top w:val="outset" w:sz="6" w:space="0" w:color="auto"/>
              <w:left w:val="outset" w:sz="6" w:space="0" w:color="auto"/>
              <w:bottom w:val="outset" w:sz="6" w:space="0" w:color="auto"/>
              <w:right w:val="outset" w:sz="6" w:space="0" w:color="auto"/>
            </w:tcBorders>
            <w:vAlign w:val="center"/>
            <w:hideMark/>
          </w:tcPr>
          <w:p w14:paraId="796FB986"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coast</w:t>
            </w:r>
            <w:proofErr w:type="gramEnd"/>
            <w:r w:rsidRPr="00FF4281">
              <w:rPr>
                <w:rFonts w:eastAsia="Times New Roman" w:cs="Times New Roman"/>
              </w:rPr>
              <w:t>_mask</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4E2D472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A10B98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EA9652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3995F9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coast</w:t>
            </w:r>
            <w:proofErr w:type="gramEnd"/>
            <w:r w:rsidRPr="00FF4281">
              <w:rPr>
                <w:rFonts w:eastAsia="Times New Roman" w:cs="Times New Roman"/>
              </w:rPr>
              <w:t xml:space="preserve"> mask (0=no) (1=yes)</w:t>
            </w:r>
          </w:p>
        </w:tc>
      </w:tr>
      <w:tr w:rsidR="00FF4281" w:rsidRPr="00FF4281" w14:paraId="6454BF5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166C1F7" w14:textId="77777777" w:rsidR="00FF4281" w:rsidRPr="00FF4281" w:rsidRDefault="00FF4281" w:rsidP="00FF4281">
            <w:pPr>
              <w:rPr>
                <w:rFonts w:ascii="Times" w:eastAsia="Times New Roman" w:hAnsi="Times" w:cs="Times New Roman"/>
              </w:rPr>
            </w:pPr>
            <w:r w:rsidRPr="00FF4281">
              <w:rPr>
                <w:rFonts w:eastAsia="Times New Roman" w:cs="Times New Roman"/>
              </w:rPr>
              <w:t>24</w:t>
            </w:r>
          </w:p>
        </w:tc>
        <w:tc>
          <w:tcPr>
            <w:tcW w:w="804" w:type="pct"/>
            <w:tcBorders>
              <w:top w:val="outset" w:sz="6" w:space="0" w:color="auto"/>
              <w:left w:val="outset" w:sz="6" w:space="0" w:color="auto"/>
              <w:bottom w:val="outset" w:sz="6" w:space="0" w:color="auto"/>
              <w:right w:val="outset" w:sz="6" w:space="0" w:color="auto"/>
            </w:tcBorders>
            <w:vAlign w:val="center"/>
            <w:hideMark/>
          </w:tcPr>
          <w:p w14:paraId="0E2C1CAA"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surface</w:t>
            </w:r>
            <w:proofErr w:type="gramEnd"/>
            <w:r w:rsidRPr="00FF4281">
              <w:rPr>
                <w:rFonts w:eastAsia="Times New Roman" w:cs="Times New Roman"/>
              </w:rPr>
              <w:t>_type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4D546A0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A74078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050907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DC40730" w14:textId="77777777" w:rsidR="00FF4281" w:rsidRPr="00FF4281" w:rsidRDefault="00FF4281" w:rsidP="00FF4281">
            <w:pPr>
              <w:rPr>
                <w:rFonts w:ascii="Times" w:eastAsia="Times New Roman" w:hAnsi="Times" w:cs="Times New Roman"/>
              </w:rPr>
            </w:pPr>
            <w:r w:rsidRPr="00FF4281">
              <w:rPr>
                <w:rFonts w:eastAsia="Times New Roman" w:cs="Times New Roman"/>
              </w:rPr>
              <w:t>UMD surface type: water=0,evergreen_needle=1,evergreen_broad=2,deciduous_needle=3,deciduous_broad=4,mixed_forest=5,woodlands=6,wooded_grass=7closed_shrubs=8,open_shrubs=9,grasses=10,croplands=11,bare=12,urban=13</w:t>
            </w:r>
          </w:p>
        </w:tc>
      </w:tr>
      <w:tr w:rsidR="00FF4281" w:rsidRPr="00FF4281" w14:paraId="5A63543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23D2CAC" w14:textId="77777777" w:rsidR="00FF4281" w:rsidRPr="00FF4281" w:rsidRDefault="00FF4281" w:rsidP="00FF4281">
            <w:pPr>
              <w:rPr>
                <w:rFonts w:ascii="Times" w:eastAsia="Times New Roman" w:hAnsi="Times" w:cs="Times New Roman"/>
              </w:rPr>
            </w:pPr>
            <w:r w:rsidRPr="00FF4281">
              <w:rPr>
                <w:rFonts w:eastAsia="Times New Roman" w:cs="Times New Roman"/>
              </w:rPr>
              <w:t>25</w:t>
            </w:r>
          </w:p>
        </w:tc>
        <w:tc>
          <w:tcPr>
            <w:tcW w:w="804" w:type="pct"/>
            <w:tcBorders>
              <w:top w:val="outset" w:sz="6" w:space="0" w:color="auto"/>
              <w:left w:val="outset" w:sz="6" w:space="0" w:color="auto"/>
              <w:bottom w:val="outset" w:sz="6" w:space="0" w:color="auto"/>
              <w:right w:val="outset" w:sz="6" w:space="0" w:color="auto"/>
            </w:tcBorders>
            <w:vAlign w:val="center"/>
            <w:hideMark/>
          </w:tcPr>
          <w:p w14:paraId="1FE78194"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land</w:t>
            </w:r>
            <w:proofErr w:type="gramEnd"/>
            <w:r w:rsidRPr="00FF4281">
              <w:rPr>
                <w:rFonts w:eastAsia="Times New Roman" w:cs="Times New Roman"/>
              </w:rPr>
              <w:t>_class</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F62BBF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9D2E61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AD148D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9E3FCB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land</w:t>
            </w:r>
            <w:proofErr w:type="gramEnd"/>
            <w:r w:rsidRPr="00FF4281">
              <w:rPr>
                <w:rFonts w:eastAsia="Times New Roman" w:cs="Times New Roman"/>
              </w:rPr>
              <w:t xml:space="preserve"> classes and </w:t>
            </w:r>
            <w:proofErr w:type="spellStart"/>
            <w:r w:rsidRPr="00FF4281">
              <w:rPr>
                <w:rFonts w:eastAsia="Times New Roman" w:cs="Times New Roman"/>
              </w:rPr>
              <w:t>values:shallow</w:t>
            </w:r>
            <w:proofErr w:type="spellEnd"/>
            <w:r w:rsidRPr="00FF4281">
              <w:rPr>
                <w:rFonts w:eastAsia="Times New Roman" w:cs="Times New Roman"/>
              </w:rPr>
              <w:t xml:space="preserve"> ocean=0,land=1,coastline=2,shallow inland water=3,ephemeral water=4,deep inland water=5,moderate ocean=6,deep ocean=7</w:t>
            </w:r>
          </w:p>
        </w:tc>
      </w:tr>
      <w:tr w:rsidR="00FF4281" w:rsidRPr="00FF4281" w14:paraId="7A2004CA"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FA3C536" w14:textId="77777777" w:rsidR="00FF4281" w:rsidRPr="00FF4281" w:rsidRDefault="00FF4281" w:rsidP="00FF4281">
            <w:pPr>
              <w:rPr>
                <w:rFonts w:ascii="Times" w:eastAsia="Times New Roman" w:hAnsi="Times" w:cs="Times New Roman"/>
              </w:rPr>
            </w:pPr>
            <w:r w:rsidRPr="00FF4281">
              <w:rPr>
                <w:rFonts w:eastAsia="Times New Roman" w:cs="Times New Roman"/>
              </w:rPr>
              <w:t>26</w:t>
            </w:r>
          </w:p>
        </w:tc>
        <w:tc>
          <w:tcPr>
            <w:tcW w:w="804" w:type="pct"/>
            <w:tcBorders>
              <w:top w:val="outset" w:sz="6" w:space="0" w:color="auto"/>
              <w:left w:val="outset" w:sz="6" w:space="0" w:color="auto"/>
              <w:bottom w:val="outset" w:sz="6" w:space="0" w:color="auto"/>
              <w:right w:val="outset" w:sz="6" w:space="0" w:color="auto"/>
            </w:tcBorders>
            <w:vAlign w:val="center"/>
            <w:hideMark/>
          </w:tcPr>
          <w:p w14:paraId="38D177AB"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snow</w:t>
            </w:r>
            <w:proofErr w:type="gramEnd"/>
            <w:r w:rsidRPr="00FF4281">
              <w:rPr>
                <w:rFonts w:eastAsia="Times New Roman" w:cs="Times New Roman"/>
              </w:rPr>
              <w:t>_class</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6E8A6C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653CB7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7B212B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583BE1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snow</w:t>
            </w:r>
            <w:proofErr w:type="gramEnd"/>
            <w:r w:rsidRPr="00FF4281">
              <w:rPr>
                <w:rFonts w:eastAsia="Times New Roman" w:cs="Times New Roman"/>
              </w:rPr>
              <w:t xml:space="preserve"> classes and </w:t>
            </w:r>
            <w:proofErr w:type="spellStart"/>
            <w:r w:rsidRPr="00FF4281">
              <w:rPr>
                <w:rFonts w:eastAsia="Times New Roman" w:cs="Times New Roman"/>
              </w:rPr>
              <w:t>values:no</w:t>
            </w:r>
            <w:proofErr w:type="spellEnd"/>
            <w:r w:rsidRPr="00FF4281">
              <w:rPr>
                <w:rFonts w:eastAsia="Times New Roman" w:cs="Times New Roman"/>
              </w:rPr>
              <w:t xml:space="preserve"> snow/ice=1,sea_ice=2,snow=3</w:t>
            </w:r>
          </w:p>
        </w:tc>
      </w:tr>
      <w:tr w:rsidR="00FF4281" w:rsidRPr="00FF4281" w14:paraId="5919D6D9"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964BF6E" w14:textId="77777777" w:rsidR="00FF4281" w:rsidRPr="00FF4281" w:rsidRDefault="00FF4281" w:rsidP="00FF4281">
            <w:pPr>
              <w:rPr>
                <w:rFonts w:ascii="Times" w:eastAsia="Times New Roman" w:hAnsi="Times" w:cs="Times New Roman"/>
              </w:rPr>
            </w:pPr>
            <w:r w:rsidRPr="00FF4281">
              <w:rPr>
                <w:rFonts w:eastAsia="Times New Roman" w:cs="Times New Roman"/>
              </w:rPr>
              <w:t>27</w:t>
            </w:r>
          </w:p>
        </w:tc>
        <w:tc>
          <w:tcPr>
            <w:tcW w:w="804" w:type="pct"/>
            <w:tcBorders>
              <w:top w:val="outset" w:sz="6" w:space="0" w:color="auto"/>
              <w:left w:val="outset" w:sz="6" w:space="0" w:color="auto"/>
              <w:bottom w:val="outset" w:sz="6" w:space="0" w:color="auto"/>
              <w:right w:val="outset" w:sz="6" w:space="0" w:color="auto"/>
            </w:tcBorders>
            <w:vAlign w:val="center"/>
            <w:hideMark/>
          </w:tcPr>
          <w:p w14:paraId="6910B72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elevation</w:t>
            </w:r>
          </w:p>
        </w:tc>
        <w:tc>
          <w:tcPr>
            <w:tcW w:w="497" w:type="pct"/>
            <w:tcBorders>
              <w:top w:val="outset" w:sz="6" w:space="0" w:color="auto"/>
              <w:left w:val="outset" w:sz="6" w:space="0" w:color="auto"/>
              <w:bottom w:val="outset" w:sz="6" w:space="0" w:color="auto"/>
              <w:right w:val="outset" w:sz="6" w:space="0" w:color="auto"/>
            </w:tcBorders>
            <w:vAlign w:val="center"/>
            <w:hideMark/>
          </w:tcPr>
          <w:p w14:paraId="414F24F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meters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44AE53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-500.0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8491B2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7A326F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 xml:space="preserve"> elevation above mean sea level</w:t>
            </w:r>
          </w:p>
        </w:tc>
      </w:tr>
      <w:tr w:rsidR="00FF4281" w:rsidRPr="00FF4281" w14:paraId="243B9DB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F5420DE" w14:textId="77777777" w:rsidR="00FF4281" w:rsidRPr="00FF4281" w:rsidRDefault="00FF4281" w:rsidP="00FF4281">
            <w:pPr>
              <w:rPr>
                <w:rFonts w:ascii="Times" w:eastAsia="Times New Roman" w:hAnsi="Times" w:cs="Times New Roman"/>
              </w:rPr>
            </w:pPr>
            <w:r w:rsidRPr="00FF4281">
              <w:rPr>
                <w:rFonts w:eastAsia="Times New Roman" w:cs="Times New Roman"/>
              </w:rPr>
              <w:t>28</w:t>
            </w:r>
          </w:p>
        </w:tc>
        <w:tc>
          <w:tcPr>
            <w:tcW w:w="804" w:type="pct"/>
            <w:tcBorders>
              <w:top w:val="outset" w:sz="6" w:space="0" w:color="auto"/>
              <w:left w:val="outset" w:sz="6" w:space="0" w:color="auto"/>
              <w:bottom w:val="outset" w:sz="6" w:space="0" w:color="auto"/>
              <w:right w:val="outset" w:sz="6" w:space="0" w:color="auto"/>
            </w:tcBorders>
            <w:vAlign w:val="center"/>
            <w:hideMark/>
          </w:tcPr>
          <w:p w14:paraId="697DBCE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_0_65um_nom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17C535CD"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03ADB65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A3807C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28F730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reflectance at the nominal wavelength of 0.65 microns</w:t>
            </w:r>
          </w:p>
        </w:tc>
      </w:tr>
      <w:tr w:rsidR="00FF4281" w:rsidRPr="00FF4281" w14:paraId="4364594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E1D6F36"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29</w:t>
            </w:r>
          </w:p>
        </w:tc>
        <w:tc>
          <w:tcPr>
            <w:tcW w:w="804" w:type="pct"/>
            <w:tcBorders>
              <w:top w:val="outset" w:sz="6" w:space="0" w:color="auto"/>
              <w:left w:val="outset" w:sz="6" w:space="0" w:color="auto"/>
              <w:bottom w:val="outset" w:sz="6" w:space="0" w:color="auto"/>
              <w:right w:val="outset" w:sz="6" w:space="0" w:color="auto"/>
            </w:tcBorders>
            <w:vAlign w:val="center"/>
            <w:hideMark/>
          </w:tcPr>
          <w:p w14:paraId="6A40314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_0_86um_nom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3BAF2F49"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4AB5C9B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B08C5F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A9FE6C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reflectance at the nominal wavelength of 0.86 microns</w:t>
            </w:r>
          </w:p>
        </w:tc>
      </w:tr>
      <w:tr w:rsidR="00FF4281" w:rsidRPr="00FF4281" w14:paraId="366C51F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BC1A021" w14:textId="77777777" w:rsidR="00FF4281" w:rsidRPr="00FF4281" w:rsidRDefault="00FF4281" w:rsidP="00FF4281">
            <w:pPr>
              <w:rPr>
                <w:rFonts w:ascii="Times" w:eastAsia="Times New Roman" w:hAnsi="Times" w:cs="Times New Roman"/>
              </w:rPr>
            </w:pPr>
            <w:r w:rsidRPr="00FF4281">
              <w:rPr>
                <w:rFonts w:eastAsia="Times New Roman" w:cs="Times New Roman"/>
              </w:rPr>
              <w:t>30</w:t>
            </w:r>
          </w:p>
        </w:tc>
        <w:tc>
          <w:tcPr>
            <w:tcW w:w="804" w:type="pct"/>
            <w:tcBorders>
              <w:top w:val="outset" w:sz="6" w:space="0" w:color="auto"/>
              <w:left w:val="outset" w:sz="6" w:space="0" w:color="auto"/>
              <w:bottom w:val="outset" w:sz="6" w:space="0" w:color="auto"/>
              <w:right w:val="outset" w:sz="6" w:space="0" w:color="auto"/>
            </w:tcBorders>
            <w:vAlign w:val="center"/>
            <w:hideMark/>
          </w:tcPr>
          <w:p w14:paraId="4E28F9B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_1_60um_nom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14FFBDC4"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321FC01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7196C4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55AC60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reflectance at the nominal wavelength of 1.60 microns</w:t>
            </w:r>
          </w:p>
        </w:tc>
      </w:tr>
      <w:tr w:rsidR="00FF4281" w:rsidRPr="00FF4281" w14:paraId="2218CC78"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4912C98" w14:textId="77777777" w:rsidR="00FF4281" w:rsidRPr="00FF4281" w:rsidRDefault="00FF4281" w:rsidP="00FF4281">
            <w:pPr>
              <w:rPr>
                <w:rFonts w:ascii="Times" w:eastAsia="Times New Roman" w:hAnsi="Times" w:cs="Times New Roman"/>
              </w:rPr>
            </w:pPr>
            <w:r w:rsidRPr="00FF4281">
              <w:rPr>
                <w:rFonts w:eastAsia="Times New Roman" w:cs="Times New Roman"/>
              </w:rPr>
              <w:t>31</w:t>
            </w:r>
          </w:p>
        </w:tc>
        <w:tc>
          <w:tcPr>
            <w:tcW w:w="804" w:type="pct"/>
            <w:tcBorders>
              <w:top w:val="outset" w:sz="6" w:space="0" w:color="auto"/>
              <w:left w:val="outset" w:sz="6" w:space="0" w:color="auto"/>
              <w:bottom w:val="outset" w:sz="6" w:space="0" w:color="auto"/>
              <w:right w:val="outset" w:sz="6" w:space="0" w:color="auto"/>
            </w:tcBorders>
            <w:vAlign w:val="center"/>
            <w:hideMark/>
          </w:tcPr>
          <w:p w14:paraId="0068C872"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_3_75um_nom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4EDE6F64"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46642F1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C6F4C7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4D5332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reflectance at the nominal wavelength of 3.75 microns</w:t>
            </w:r>
          </w:p>
        </w:tc>
      </w:tr>
      <w:tr w:rsidR="00FF4281" w:rsidRPr="00FF4281" w14:paraId="7B0B90FA"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C68D4E3" w14:textId="77777777" w:rsidR="00FF4281" w:rsidRPr="00FF4281" w:rsidRDefault="00FF4281" w:rsidP="00FF4281">
            <w:pPr>
              <w:rPr>
                <w:rFonts w:ascii="Times" w:eastAsia="Times New Roman" w:hAnsi="Times" w:cs="Times New Roman"/>
              </w:rPr>
            </w:pPr>
            <w:r w:rsidRPr="00FF4281">
              <w:rPr>
                <w:rFonts w:eastAsia="Times New Roman" w:cs="Times New Roman"/>
              </w:rPr>
              <w:t>32</w:t>
            </w:r>
          </w:p>
        </w:tc>
        <w:tc>
          <w:tcPr>
            <w:tcW w:w="804" w:type="pct"/>
            <w:tcBorders>
              <w:top w:val="outset" w:sz="6" w:space="0" w:color="auto"/>
              <w:left w:val="outset" w:sz="6" w:space="0" w:color="auto"/>
              <w:bottom w:val="outset" w:sz="6" w:space="0" w:color="auto"/>
              <w:right w:val="outset" w:sz="6" w:space="0" w:color="auto"/>
            </w:tcBorders>
            <w:vAlign w:val="center"/>
            <w:hideMark/>
          </w:tcPr>
          <w:p w14:paraId="4CBBD24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temp</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3_75um_</w:t>
            </w:r>
            <w:r w:rsidR="004006C1">
              <w:rPr>
                <w:rFonts w:eastAsia="Times New Roman" w:cs="Times New Roman"/>
              </w:rPr>
              <w:br/>
            </w:r>
            <w:r w:rsidRPr="00FF4281">
              <w:rPr>
                <w:rFonts w:eastAsia="Times New Roman" w:cs="Times New Roman"/>
              </w:rPr>
              <w:t>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5C7E77AF"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7AC24D8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B248BB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411699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brightness temperature at the nominal wavelength of 3.75 microns</w:t>
            </w:r>
          </w:p>
        </w:tc>
      </w:tr>
      <w:tr w:rsidR="00FF4281" w:rsidRPr="00FF4281" w14:paraId="1E6BF4BF"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5C5B498" w14:textId="77777777" w:rsidR="00FF4281" w:rsidRPr="00FF4281" w:rsidRDefault="00FF4281" w:rsidP="00FF4281">
            <w:pPr>
              <w:rPr>
                <w:rFonts w:ascii="Times" w:eastAsia="Times New Roman" w:hAnsi="Times" w:cs="Times New Roman"/>
              </w:rPr>
            </w:pPr>
            <w:r w:rsidRPr="00FF4281">
              <w:rPr>
                <w:rFonts w:eastAsia="Times New Roman" w:cs="Times New Roman"/>
              </w:rPr>
              <w:t>33</w:t>
            </w:r>
          </w:p>
        </w:tc>
        <w:tc>
          <w:tcPr>
            <w:tcW w:w="804" w:type="pct"/>
            <w:tcBorders>
              <w:top w:val="outset" w:sz="6" w:space="0" w:color="auto"/>
              <w:left w:val="outset" w:sz="6" w:space="0" w:color="auto"/>
              <w:bottom w:val="outset" w:sz="6" w:space="0" w:color="auto"/>
              <w:right w:val="outset" w:sz="6" w:space="0" w:color="auto"/>
            </w:tcBorders>
            <w:vAlign w:val="center"/>
            <w:hideMark/>
          </w:tcPr>
          <w:p w14:paraId="0CADE2B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temp</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11_0um_</w:t>
            </w:r>
            <w:r w:rsidR="004006C1">
              <w:rPr>
                <w:rFonts w:eastAsia="Times New Roman" w:cs="Times New Roman"/>
              </w:rPr>
              <w:br/>
            </w:r>
            <w:r w:rsidRPr="00FF4281">
              <w:rPr>
                <w:rFonts w:eastAsia="Times New Roman" w:cs="Times New Roman"/>
              </w:rPr>
              <w:t>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05E05D5B"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0B6A26B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25C900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40E29F2"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brightness temperature at the nominal wavelength of 11.0 microns</w:t>
            </w:r>
          </w:p>
        </w:tc>
      </w:tr>
      <w:tr w:rsidR="00FF4281" w:rsidRPr="00FF4281" w14:paraId="2ADB7EE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E9906F9" w14:textId="77777777" w:rsidR="00FF4281" w:rsidRPr="00FF4281" w:rsidRDefault="00FF4281" w:rsidP="00FF4281">
            <w:pPr>
              <w:rPr>
                <w:rFonts w:ascii="Times" w:eastAsia="Times New Roman" w:hAnsi="Times" w:cs="Times New Roman"/>
              </w:rPr>
            </w:pPr>
            <w:r w:rsidRPr="00FF4281">
              <w:rPr>
                <w:rFonts w:eastAsia="Times New Roman" w:cs="Times New Roman"/>
              </w:rPr>
              <w:t>34</w:t>
            </w:r>
          </w:p>
        </w:tc>
        <w:tc>
          <w:tcPr>
            <w:tcW w:w="804" w:type="pct"/>
            <w:tcBorders>
              <w:top w:val="outset" w:sz="6" w:space="0" w:color="auto"/>
              <w:left w:val="outset" w:sz="6" w:space="0" w:color="auto"/>
              <w:bottom w:val="outset" w:sz="6" w:space="0" w:color="auto"/>
              <w:right w:val="outset" w:sz="6" w:space="0" w:color="auto"/>
            </w:tcBorders>
            <w:vAlign w:val="center"/>
            <w:hideMark/>
          </w:tcPr>
          <w:p w14:paraId="3FAD522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temp</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12_0um_</w:t>
            </w:r>
            <w:r w:rsidR="004006C1">
              <w:rPr>
                <w:rFonts w:eastAsia="Times New Roman" w:cs="Times New Roman"/>
              </w:rPr>
              <w:br/>
            </w:r>
            <w:r w:rsidRPr="00FF4281">
              <w:rPr>
                <w:rFonts w:eastAsia="Times New Roman" w:cs="Times New Roman"/>
              </w:rPr>
              <w:t>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773577E2"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5945118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9BDA48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B5DDC5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brightness temperature at the nominal wavelength of 12.0 microns</w:t>
            </w:r>
          </w:p>
        </w:tc>
      </w:tr>
      <w:tr w:rsidR="00FF4281" w:rsidRPr="00FF4281" w14:paraId="104F59AC"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1A12B34" w14:textId="77777777" w:rsidR="00FF4281" w:rsidRPr="00FF4281" w:rsidRDefault="00FF4281" w:rsidP="00FF4281">
            <w:pPr>
              <w:rPr>
                <w:rFonts w:ascii="Times" w:eastAsia="Times New Roman" w:hAnsi="Times" w:cs="Times New Roman"/>
              </w:rPr>
            </w:pPr>
            <w:r w:rsidRPr="00FF4281">
              <w:rPr>
                <w:rFonts w:eastAsia="Times New Roman" w:cs="Times New Roman"/>
              </w:rPr>
              <w:t>35</w:t>
            </w:r>
          </w:p>
        </w:tc>
        <w:tc>
          <w:tcPr>
            <w:tcW w:w="804" w:type="pct"/>
            <w:tcBorders>
              <w:top w:val="outset" w:sz="6" w:space="0" w:color="auto"/>
              <w:left w:val="outset" w:sz="6" w:space="0" w:color="auto"/>
              <w:bottom w:val="outset" w:sz="6" w:space="0" w:color="auto"/>
              <w:right w:val="outset" w:sz="6" w:space="0" w:color="auto"/>
            </w:tcBorders>
            <w:vAlign w:val="center"/>
            <w:hideMark/>
          </w:tcPr>
          <w:p w14:paraId="5F03535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_0_65um_nom_stddev_3x3</w:t>
            </w:r>
          </w:p>
        </w:tc>
        <w:tc>
          <w:tcPr>
            <w:tcW w:w="497" w:type="pct"/>
            <w:tcBorders>
              <w:top w:val="outset" w:sz="6" w:space="0" w:color="auto"/>
              <w:left w:val="outset" w:sz="6" w:space="0" w:color="auto"/>
              <w:bottom w:val="outset" w:sz="6" w:space="0" w:color="auto"/>
              <w:right w:val="outset" w:sz="6" w:space="0" w:color="auto"/>
            </w:tcBorders>
            <w:vAlign w:val="center"/>
            <w:hideMark/>
          </w:tcPr>
          <w:p w14:paraId="1DA013B5"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2120D2F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349D06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1CDD41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standard</w:t>
            </w:r>
            <w:proofErr w:type="gramEnd"/>
            <w:r w:rsidRPr="00FF4281">
              <w:rPr>
                <w:rFonts w:eastAsia="Times New Roman" w:cs="Times New Roman"/>
              </w:rPr>
              <w:t xml:space="preserve"> deviation of the 0.63 micron reflectance computed over a 3x3 pixel array</w:t>
            </w:r>
          </w:p>
        </w:tc>
      </w:tr>
      <w:tr w:rsidR="00FF4281" w:rsidRPr="00FF4281" w14:paraId="6C8F39A0"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F2FCCA3" w14:textId="77777777" w:rsidR="00FF4281" w:rsidRPr="00FF4281" w:rsidRDefault="00FF4281" w:rsidP="00FF4281">
            <w:pPr>
              <w:rPr>
                <w:rFonts w:ascii="Times" w:eastAsia="Times New Roman" w:hAnsi="Times" w:cs="Times New Roman"/>
              </w:rPr>
            </w:pPr>
            <w:r w:rsidRPr="00FF4281">
              <w:rPr>
                <w:rFonts w:eastAsia="Times New Roman" w:cs="Times New Roman"/>
              </w:rPr>
              <w:t>36</w:t>
            </w:r>
          </w:p>
        </w:tc>
        <w:tc>
          <w:tcPr>
            <w:tcW w:w="804" w:type="pct"/>
            <w:tcBorders>
              <w:top w:val="outset" w:sz="6" w:space="0" w:color="auto"/>
              <w:left w:val="outset" w:sz="6" w:space="0" w:color="auto"/>
              <w:bottom w:val="outset" w:sz="6" w:space="0" w:color="auto"/>
              <w:right w:val="outset" w:sz="6" w:space="0" w:color="auto"/>
            </w:tcBorders>
            <w:vAlign w:val="center"/>
            <w:hideMark/>
          </w:tcPr>
          <w:p w14:paraId="77CA690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temp</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11_0um_</w:t>
            </w:r>
            <w:r w:rsidR="004006C1">
              <w:rPr>
                <w:rFonts w:eastAsia="Times New Roman" w:cs="Times New Roman"/>
              </w:rPr>
              <w:br/>
            </w:r>
            <w:r w:rsidRPr="00FF4281">
              <w:rPr>
                <w:rFonts w:eastAsia="Times New Roman" w:cs="Times New Roman"/>
              </w:rPr>
              <w:t>nom_stddev_3x3</w:t>
            </w:r>
          </w:p>
        </w:tc>
        <w:tc>
          <w:tcPr>
            <w:tcW w:w="497" w:type="pct"/>
            <w:tcBorders>
              <w:top w:val="outset" w:sz="6" w:space="0" w:color="auto"/>
              <w:left w:val="outset" w:sz="6" w:space="0" w:color="auto"/>
              <w:bottom w:val="outset" w:sz="6" w:space="0" w:color="auto"/>
              <w:right w:val="outset" w:sz="6" w:space="0" w:color="auto"/>
            </w:tcBorders>
            <w:vAlign w:val="center"/>
            <w:hideMark/>
          </w:tcPr>
          <w:p w14:paraId="2B2CD76A"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7250C04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EECEAD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1F9F09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standard</w:t>
            </w:r>
            <w:proofErr w:type="gramEnd"/>
            <w:r w:rsidRPr="00FF4281">
              <w:rPr>
                <w:rFonts w:eastAsia="Times New Roman" w:cs="Times New Roman"/>
              </w:rPr>
              <w:t xml:space="preserve"> deviation of the 11 micron brightness temperature computed over a 3x3 pixel array</w:t>
            </w:r>
          </w:p>
        </w:tc>
      </w:tr>
      <w:tr w:rsidR="00FF4281" w:rsidRPr="00FF4281" w14:paraId="583AABBA"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DA2A37E" w14:textId="77777777" w:rsidR="00FF4281" w:rsidRPr="00FF4281" w:rsidRDefault="00FF4281" w:rsidP="00FF4281">
            <w:pPr>
              <w:rPr>
                <w:rFonts w:ascii="Times" w:eastAsia="Times New Roman" w:hAnsi="Times" w:cs="Times New Roman"/>
              </w:rPr>
            </w:pPr>
            <w:r w:rsidRPr="00FF4281">
              <w:rPr>
                <w:rFonts w:eastAsia="Times New Roman" w:cs="Times New Roman"/>
              </w:rPr>
              <w:t>37</w:t>
            </w:r>
          </w:p>
        </w:tc>
        <w:tc>
          <w:tcPr>
            <w:tcW w:w="804" w:type="pct"/>
            <w:tcBorders>
              <w:top w:val="outset" w:sz="6" w:space="0" w:color="auto"/>
              <w:left w:val="outset" w:sz="6" w:space="0" w:color="auto"/>
              <w:bottom w:val="outset" w:sz="6" w:space="0" w:color="auto"/>
              <w:right w:val="outset" w:sz="6" w:space="0" w:color="auto"/>
            </w:tcBorders>
            <w:vAlign w:val="center"/>
            <w:hideMark/>
          </w:tcPr>
          <w:p w14:paraId="7366E69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probability</w:t>
            </w:r>
          </w:p>
        </w:tc>
        <w:tc>
          <w:tcPr>
            <w:tcW w:w="497" w:type="pct"/>
            <w:tcBorders>
              <w:top w:val="outset" w:sz="6" w:space="0" w:color="auto"/>
              <w:left w:val="outset" w:sz="6" w:space="0" w:color="auto"/>
              <w:bottom w:val="outset" w:sz="6" w:space="0" w:color="auto"/>
              <w:right w:val="outset" w:sz="6" w:space="0" w:color="auto"/>
            </w:tcBorders>
            <w:vAlign w:val="center"/>
            <w:hideMark/>
          </w:tcPr>
          <w:p w14:paraId="4DAA576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AE7C4C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8753FF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523C49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probability</w:t>
            </w:r>
            <w:proofErr w:type="gramEnd"/>
            <w:r w:rsidRPr="00FF4281">
              <w:rPr>
                <w:rFonts w:eastAsia="Times New Roman" w:cs="Times New Roman"/>
              </w:rPr>
              <w:t xml:space="preserve"> of a pixel being cloudy from the Bayesian cloud mask</w:t>
            </w:r>
          </w:p>
        </w:tc>
      </w:tr>
      <w:tr w:rsidR="00FF4281" w:rsidRPr="00FF4281" w14:paraId="685C8953"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DDADF9A" w14:textId="77777777" w:rsidR="00FF4281" w:rsidRPr="00FF4281" w:rsidRDefault="00FF4281" w:rsidP="00FF4281">
            <w:pPr>
              <w:rPr>
                <w:rFonts w:ascii="Times" w:eastAsia="Times New Roman" w:hAnsi="Times" w:cs="Times New Roman"/>
              </w:rPr>
            </w:pPr>
            <w:r w:rsidRPr="00FF4281">
              <w:rPr>
                <w:rFonts w:eastAsia="Times New Roman" w:cs="Times New Roman"/>
              </w:rPr>
              <w:t>38</w:t>
            </w:r>
          </w:p>
        </w:tc>
        <w:tc>
          <w:tcPr>
            <w:tcW w:w="804" w:type="pct"/>
            <w:tcBorders>
              <w:top w:val="outset" w:sz="6" w:space="0" w:color="auto"/>
              <w:left w:val="outset" w:sz="6" w:space="0" w:color="auto"/>
              <w:bottom w:val="outset" w:sz="6" w:space="0" w:color="auto"/>
              <w:right w:val="outset" w:sz="6" w:space="0" w:color="auto"/>
            </w:tcBorders>
            <w:vAlign w:val="center"/>
            <w:hideMark/>
          </w:tcPr>
          <w:p w14:paraId="30C0F967"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cloud</w:t>
            </w:r>
            <w:proofErr w:type="gramEnd"/>
            <w:r w:rsidRPr="00FF4281">
              <w:rPr>
                <w:rFonts w:eastAsia="Times New Roman" w:cs="Times New Roman"/>
              </w:rPr>
              <w:t>_mask</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762CB1D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BAE911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301FED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E9A813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integer</w:t>
            </w:r>
            <w:proofErr w:type="gramEnd"/>
            <w:r w:rsidRPr="00FF4281">
              <w:rPr>
                <w:rFonts w:eastAsia="Times New Roman" w:cs="Times New Roman"/>
              </w:rPr>
              <w:t xml:space="preserve"> classification of the cloud mask including clear=0, probably-clear=1, probably-cloudy=2, cloudy=3</w:t>
            </w:r>
          </w:p>
        </w:tc>
      </w:tr>
      <w:tr w:rsidR="00FF4281" w:rsidRPr="00FF4281" w14:paraId="7864DE38"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10D2DA3" w14:textId="77777777" w:rsidR="00FF4281" w:rsidRPr="00FF4281" w:rsidRDefault="00FF4281" w:rsidP="00FF4281">
            <w:pPr>
              <w:rPr>
                <w:rFonts w:ascii="Times" w:eastAsia="Times New Roman" w:hAnsi="Times" w:cs="Times New Roman"/>
              </w:rPr>
            </w:pPr>
            <w:r w:rsidRPr="00FF4281">
              <w:rPr>
                <w:rFonts w:eastAsia="Times New Roman" w:cs="Times New Roman"/>
              </w:rPr>
              <w:t>39</w:t>
            </w:r>
          </w:p>
        </w:tc>
        <w:tc>
          <w:tcPr>
            <w:tcW w:w="804" w:type="pct"/>
            <w:tcBorders>
              <w:top w:val="outset" w:sz="6" w:space="0" w:color="auto"/>
              <w:left w:val="outset" w:sz="6" w:space="0" w:color="auto"/>
              <w:bottom w:val="outset" w:sz="6" w:space="0" w:color="auto"/>
              <w:right w:val="outset" w:sz="6" w:space="0" w:color="auto"/>
            </w:tcBorders>
            <w:vAlign w:val="center"/>
            <w:hideMark/>
          </w:tcPr>
          <w:p w14:paraId="319CA30D"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adj</w:t>
            </w:r>
            <w:proofErr w:type="gramEnd"/>
            <w:r w:rsidRPr="00FF4281">
              <w:rPr>
                <w:rFonts w:eastAsia="Times New Roman" w:cs="Times New Roman"/>
              </w:rPr>
              <w:t>_pix</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cloud_mask</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128059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76B197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2BDD3F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77A42E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integer</w:t>
            </w:r>
            <w:proofErr w:type="gramEnd"/>
            <w:r w:rsidRPr="00FF4281">
              <w:rPr>
                <w:rFonts w:eastAsia="Times New Roman" w:cs="Times New Roman"/>
              </w:rPr>
              <w:t xml:space="preserve"> classification of the adjacent pixel cloud mask including clear=0, probably-clear=1, probably-cloudy=2, cloudy=3</w:t>
            </w:r>
          </w:p>
        </w:tc>
      </w:tr>
      <w:tr w:rsidR="00FF4281" w:rsidRPr="00FF4281" w14:paraId="5E7BE76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0AE0FCA" w14:textId="77777777" w:rsidR="00FF4281" w:rsidRPr="00FF4281" w:rsidRDefault="00FF4281" w:rsidP="00FF4281">
            <w:pPr>
              <w:rPr>
                <w:rFonts w:ascii="Times" w:eastAsia="Times New Roman" w:hAnsi="Times" w:cs="Times New Roman"/>
              </w:rPr>
            </w:pPr>
            <w:r w:rsidRPr="00FF4281">
              <w:rPr>
                <w:rFonts w:eastAsia="Times New Roman" w:cs="Times New Roman"/>
              </w:rPr>
              <w:t>41</w:t>
            </w:r>
          </w:p>
        </w:tc>
        <w:tc>
          <w:tcPr>
            <w:tcW w:w="804" w:type="pct"/>
            <w:tcBorders>
              <w:top w:val="outset" w:sz="6" w:space="0" w:color="auto"/>
              <w:left w:val="outset" w:sz="6" w:space="0" w:color="auto"/>
              <w:bottom w:val="outset" w:sz="6" w:space="0" w:color="auto"/>
              <w:right w:val="outset" w:sz="6" w:space="0" w:color="auto"/>
            </w:tcBorders>
            <w:vAlign w:val="center"/>
            <w:hideMark/>
          </w:tcPr>
          <w:p w14:paraId="40A0A58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_mask_1b</w:t>
            </w:r>
          </w:p>
        </w:tc>
        <w:tc>
          <w:tcPr>
            <w:tcW w:w="497" w:type="pct"/>
            <w:tcBorders>
              <w:top w:val="outset" w:sz="6" w:space="0" w:color="auto"/>
              <w:left w:val="outset" w:sz="6" w:space="0" w:color="auto"/>
              <w:bottom w:val="outset" w:sz="6" w:space="0" w:color="auto"/>
              <w:right w:val="outset" w:sz="6" w:space="0" w:color="auto"/>
            </w:tcBorders>
            <w:vAlign w:val="center"/>
            <w:hideMark/>
          </w:tcPr>
          <w:p w14:paraId="6DFC050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7859286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F70731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7FC8B6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integer</w:t>
            </w:r>
            <w:proofErr w:type="gramEnd"/>
            <w:r w:rsidRPr="00FF4281">
              <w:rPr>
                <w:rFonts w:eastAsia="Times New Roman" w:cs="Times New Roman"/>
              </w:rPr>
              <w:t xml:space="preserve"> classification of the cloud mask including clear=0, probably-clear=1, probably-cloudy=2, cloudy=3 from mask read from level-1b file</w:t>
            </w:r>
          </w:p>
        </w:tc>
      </w:tr>
      <w:tr w:rsidR="00FF4281" w:rsidRPr="00FF4281" w14:paraId="6436DA9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26901C1" w14:textId="77777777" w:rsidR="00FF4281" w:rsidRPr="00FF4281" w:rsidRDefault="00FF4281" w:rsidP="00FF4281">
            <w:pPr>
              <w:rPr>
                <w:rFonts w:ascii="Times" w:eastAsia="Times New Roman" w:hAnsi="Times" w:cs="Times New Roman"/>
              </w:rPr>
            </w:pPr>
            <w:r w:rsidRPr="00FF4281">
              <w:rPr>
                <w:rFonts w:eastAsia="Times New Roman" w:cs="Times New Roman"/>
              </w:rPr>
              <w:t>42</w:t>
            </w:r>
          </w:p>
        </w:tc>
        <w:tc>
          <w:tcPr>
            <w:tcW w:w="804" w:type="pct"/>
            <w:tcBorders>
              <w:top w:val="outset" w:sz="6" w:space="0" w:color="auto"/>
              <w:left w:val="outset" w:sz="6" w:space="0" w:color="auto"/>
              <w:bottom w:val="outset" w:sz="6" w:space="0" w:color="auto"/>
              <w:right w:val="outset" w:sz="6" w:space="0" w:color="auto"/>
            </w:tcBorders>
            <w:vAlign w:val="center"/>
            <w:hideMark/>
          </w:tcPr>
          <w:p w14:paraId="217530D1"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bayes</w:t>
            </w:r>
            <w:proofErr w:type="gramEnd"/>
            <w:r w:rsidRPr="00FF4281">
              <w:rPr>
                <w:rFonts w:eastAsia="Times New Roman" w:cs="Times New Roman"/>
              </w:rPr>
              <w:t>_mask_sfc_type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27DE846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E89A83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2077FE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4C1A72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integer</w:t>
            </w:r>
            <w:proofErr w:type="gramEnd"/>
            <w:r w:rsidRPr="00FF4281">
              <w:rPr>
                <w:rFonts w:eastAsia="Times New Roman" w:cs="Times New Roman"/>
              </w:rPr>
              <w:t xml:space="preserve"> classification of the surface type assumed in constructed the Bayesian cloud mask, 1=deep water,2=shallow ocean,3=land,4=snow,5=arctic,6=antarctic+greenland,7=desert</w:t>
            </w:r>
          </w:p>
        </w:tc>
      </w:tr>
      <w:tr w:rsidR="00FF4281" w:rsidRPr="00FF4281" w14:paraId="16B987B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76C8EA6"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43</w:t>
            </w:r>
          </w:p>
        </w:tc>
        <w:tc>
          <w:tcPr>
            <w:tcW w:w="804" w:type="pct"/>
            <w:tcBorders>
              <w:top w:val="outset" w:sz="6" w:space="0" w:color="auto"/>
              <w:left w:val="outset" w:sz="6" w:space="0" w:color="auto"/>
              <w:bottom w:val="outset" w:sz="6" w:space="0" w:color="auto"/>
              <w:right w:val="outset" w:sz="6" w:space="0" w:color="auto"/>
            </w:tcBorders>
            <w:vAlign w:val="center"/>
            <w:hideMark/>
          </w:tcPr>
          <w:p w14:paraId="0AA94E33"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cloud</w:t>
            </w:r>
            <w:proofErr w:type="gramEnd"/>
            <w:r w:rsidRPr="00FF4281">
              <w:rPr>
                <w:rFonts w:eastAsia="Times New Roman" w:cs="Times New Roman"/>
              </w:rPr>
              <w:t>_type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1C29B07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66409C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6D78F0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697C04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integer</w:t>
            </w:r>
            <w:proofErr w:type="gramEnd"/>
            <w:r w:rsidRPr="00FF4281">
              <w:rPr>
                <w:rFonts w:eastAsia="Times New Roman" w:cs="Times New Roman"/>
              </w:rPr>
              <w:t xml:space="preserve"> classification of the cloud type including clear and aerosol type,0=clear,1=probably clear,2=fog,3=water,4=</w:t>
            </w:r>
            <w:proofErr w:type="spellStart"/>
            <w:r w:rsidRPr="00FF4281">
              <w:rPr>
                <w:rFonts w:eastAsia="Times New Roman" w:cs="Times New Roman"/>
              </w:rPr>
              <w:t>supercooled</w:t>
            </w:r>
            <w:proofErr w:type="spellEnd"/>
            <w:r w:rsidRPr="00FF4281">
              <w:rPr>
                <w:rFonts w:eastAsia="Times New Roman" w:cs="Times New Roman"/>
              </w:rPr>
              <w:t xml:space="preserve"> water,5=mixed,6=opaque_ice,7=cirrus,8=overlapping,9=overshooting,10=unknown,11=dust,12=smoke</w:t>
            </w:r>
          </w:p>
        </w:tc>
      </w:tr>
      <w:tr w:rsidR="00FF4281" w:rsidRPr="00FF4281" w14:paraId="69CCB7F7"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69767D7" w14:textId="77777777" w:rsidR="00FF4281" w:rsidRPr="00FF4281" w:rsidRDefault="00FF4281" w:rsidP="00FF4281">
            <w:pPr>
              <w:rPr>
                <w:rFonts w:ascii="Times" w:eastAsia="Times New Roman" w:hAnsi="Times" w:cs="Times New Roman"/>
              </w:rPr>
            </w:pPr>
            <w:r w:rsidRPr="00FF4281">
              <w:rPr>
                <w:rFonts w:eastAsia="Times New Roman" w:cs="Times New Roman"/>
              </w:rPr>
              <w:t>44</w:t>
            </w:r>
          </w:p>
        </w:tc>
        <w:tc>
          <w:tcPr>
            <w:tcW w:w="804" w:type="pct"/>
            <w:tcBorders>
              <w:top w:val="outset" w:sz="6" w:space="0" w:color="auto"/>
              <w:left w:val="outset" w:sz="6" w:space="0" w:color="auto"/>
              <w:bottom w:val="outset" w:sz="6" w:space="0" w:color="auto"/>
              <w:right w:val="outset" w:sz="6" w:space="0" w:color="auto"/>
            </w:tcBorders>
            <w:vAlign w:val="center"/>
            <w:hideMark/>
          </w:tcPr>
          <w:p w14:paraId="59779B70"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cloud</w:t>
            </w:r>
            <w:proofErr w:type="gramEnd"/>
            <w:r w:rsidRPr="00FF4281">
              <w:rPr>
                <w:rFonts w:eastAsia="Times New Roman" w:cs="Times New Roman"/>
              </w:rPr>
              <w:t>_phase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C930CF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064AA6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0E93ED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F1D157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integer</w:t>
            </w:r>
            <w:proofErr w:type="gramEnd"/>
            <w:r w:rsidRPr="00FF4281">
              <w:rPr>
                <w:rFonts w:eastAsia="Times New Roman" w:cs="Times New Roman"/>
              </w:rPr>
              <w:t xml:space="preserve"> classification of the cloud phase including clear and aerosol type,0=clear,1=water,2=</w:t>
            </w:r>
            <w:proofErr w:type="spellStart"/>
            <w:r w:rsidRPr="00FF4281">
              <w:rPr>
                <w:rFonts w:eastAsia="Times New Roman" w:cs="Times New Roman"/>
              </w:rPr>
              <w:t>supercooled</w:t>
            </w:r>
            <w:proofErr w:type="spellEnd"/>
            <w:r w:rsidRPr="00FF4281">
              <w:rPr>
                <w:rFonts w:eastAsia="Times New Roman" w:cs="Times New Roman"/>
              </w:rPr>
              <w:t xml:space="preserve"> water,3=mixed,4=ice,5=unknown</w:t>
            </w:r>
          </w:p>
        </w:tc>
      </w:tr>
      <w:tr w:rsidR="00FF4281" w:rsidRPr="00FF4281" w14:paraId="4E2FD7FA"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DBA663E" w14:textId="77777777" w:rsidR="00FF4281" w:rsidRPr="00FF4281" w:rsidRDefault="00FF4281" w:rsidP="00FF4281">
            <w:pPr>
              <w:rPr>
                <w:rFonts w:ascii="Times" w:eastAsia="Times New Roman" w:hAnsi="Times" w:cs="Times New Roman"/>
              </w:rPr>
            </w:pPr>
            <w:r w:rsidRPr="00FF4281">
              <w:rPr>
                <w:rFonts w:eastAsia="Times New Roman" w:cs="Times New Roman"/>
              </w:rPr>
              <w:t>45</w:t>
            </w:r>
          </w:p>
        </w:tc>
        <w:tc>
          <w:tcPr>
            <w:tcW w:w="804" w:type="pct"/>
            <w:tcBorders>
              <w:top w:val="outset" w:sz="6" w:space="0" w:color="auto"/>
              <w:left w:val="outset" w:sz="6" w:space="0" w:color="auto"/>
              <w:bottom w:val="outset" w:sz="6" w:space="0" w:color="auto"/>
              <w:right w:val="outset" w:sz="6" w:space="0" w:color="auto"/>
            </w:tcBorders>
            <w:vAlign w:val="center"/>
            <w:hideMark/>
          </w:tcPr>
          <w:p w14:paraId="22F14313"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cloud</w:t>
            </w:r>
            <w:proofErr w:type="gramEnd"/>
            <w:r w:rsidRPr="00FF4281">
              <w:rPr>
                <w:rFonts w:eastAsia="Times New Roman" w:cs="Times New Roman"/>
              </w:rPr>
              <w:t>_type</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1b</w:t>
            </w:r>
          </w:p>
        </w:tc>
        <w:tc>
          <w:tcPr>
            <w:tcW w:w="497" w:type="pct"/>
            <w:tcBorders>
              <w:top w:val="outset" w:sz="6" w:space="0" w:color="auto"/>
              <w:left w:val="outset" w:sz="6" w:space="0" w:color="auto"/>
              <w:bottom w:val="outset" w:sz="6" w:space="0" w:color="auto"/>
              <w:right w:val="outset" w:sz="6" w:space="0" w:color="auto"/>
            </w:tcBorders>
            <w:vAlign w:val="center"/>
            <w:hideMark/>
          </w:tcPr>
          <w:p w14:paraId="1CA6EEC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B22BE4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EE9906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156135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integer</w:t>
            </w:r>
            <w:proofErr w:type="gramEnd"/>
            <w:r w:rsidRPr="00FF4281">
              <w:rPr>
                <w:rFonts w:eastAsia="Times New Roman" w:cs="Times New Roman"/>
              </w:rPr>
              <w:t xml:space="preserve"> classification of the cloud type including clear and aerosol type read from level-1b file</w:t>
            </w:r>
          </w:p>
        </w:tc>
      </w:tr>
      <w:tr w:rsidR="00FF4281" w:rsidRPr="00FF4281" w14:paraId="698A85A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C7D6B96" w14:textId="77777777" w:rsidR="00FF4281" w:rsidRPr="00FF4281" w:rsidRDefault="00FF4281" w:rsidP="00FF4281">
            <w:pPr>
              <w:rPr>
                <w:rFonts w:ascii="Times" w:eastAsia="Times New Roman" w:hAnsi="Times" w:cs="Times New Roman"/>
              </w:rPr>
            </w:pPr>
            <w:r w:rsidRPr="00FF4281">
              <w:rPr>
                <w:rFonts w:eastAsia="Times New Roman" w:cs="Times New Roman"/>
              </w:rPr>
              <w:t>46</w:t>
            </w:r>
          </w:p>
        </w:tc>
        <w:tc>
          <w:tcPr>
            <w:tcW w:w="804" w:type="pct"/>
            <w:tcBorders>
              <w:top w:val="outset" w:sz="6" w:space="0" w:color="auto"/>
              <w:left w:val="outset" w:sz="6" w:space="0" w:color="auto"/>
              <w:bottom w:val="outset" w:sz="6" w:space="0" w:color="auto"/>
              <w:right w:val="outset" w:sz="6" w:space="0" w:color="auto"/>
            </w:tcBorders>
            <w:vAlign w:val="center"/>
            <w:hideMark/>
          </w:tcPr>
          <w:p w14:paraId="12952433"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_press</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7E9A6FAC"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hPa</w:t>
            </w:r>
            <w:proofErr w:type="spellEnd"/>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5BB0DB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4095B6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1100.00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603596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-top pressure computed using the AWG cloud height algorithm</w:t>
            </w:r>
          </w:p>
        </w:tc>
      </w:tr>
      <w:tr w:rsidR="00FF4281" w:rsidRPr="00FF4281" w14:paraId="0EAA979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2358C4B" w14:textId="77777777" w:rsidR="00FF4281" w:rsidRPr="00FF4281" w:rsidRDefault="00FF4281" w:rsidP="00FF4281">
            <w:pPr>
              <w:rPr>
                <w:rFonts w:ascii="Times" w:eastAsia="Times New Roman" w:hAnsi="Times" w:cs="Times New Roman"/>
              </w:rPr>
            </w:pPr>
            <w:r w:rsidRPr="00FF4281">
              <w:rPr>
                <w:rFonts w:eastAsia="Times New Roman" w:cs="Times New Roman"/>
              </w:rPr>
              <w:t>47</w:t>
            </w:r>
          </w:p>
        </w:tc>
        <w:tc>
          <w:tcPr>
            <w:tcW w:w="804" w:type="pct"/>
            <w:tcBorders>
              <w:top w:val="outset" w:sz="6" w:space="0" w:color="auto"/>
              <w:left w:val="outset" w:sz="6" w:space="0" w:color="auto"/>
              <w:bottom w:val="outset" w:sz="6" w:space="0" w:color="auto"/>
              <w:right w:val="outset" w:sz="6" w:space="0" w:color="auto"/>
            </w:tcBorders>
            <w:vAlign w:val="center"/>
            <w:hideMark/>
          </w:tcPr>
          <w:p w14:paraId="5B53D710"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_temp</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A6E5509"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35C10B0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9D1777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3E1F61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-top temperature computed using the AWG cloud height algorithm</w:t>
            </w:r>
          </w:p>
        </w:tc>
      </w:tr>
      <w:tr w:rsidR="00FF4281" w:rsidRPr="00FF4281" w14:paraId="1C460C9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18731E9" w14:textId="77777777" w:rsidR="00FF4281" w:rsidRPr="00FF4281" w:rsidRDefault="00FF4281" w:rsidP="00FF4281">
            <w:pPr>
              <w:rPr>
                <w:rFonts w:ascii="Times" w:eastAsia="Times New Roman" w:hAnsi="Times" w:cs="Times New Roman"/>
              </w:rPr>
            </w:pPr>
            <w:r w:rsidRPr="00FF4281">
              <w:rPr>
                <w:rFonts w:eastAsia="Times New Roman" w:cs="Times New Roman"/>
              </w:rPr>
              <w:t>48</w:t>
            </w:r>
          </w:p>
        </w:tc>
        <w:tc>
          <w:tcPr>
            <w:tcW w:w="804" w:type="pct"/>
            <w:tcBorders>
              <w:top w:val="outset" w:sz="6" w:space="0" w:color="auto"/>
              <w:left w:val="outset" w:sz="6" w:space="0" w:color="auto"/>
              <w:bottom w:val="outset" w:sz="6" w:space="0" w:color="auto"/>
              <w:right w:val="outset" w:sz="6" w:space="0" w:color="auto"/>
            </w:tcBorders>
            <w:vAlign w:val="center"/>
            <w:hideMark/>
          </w:tcPr>
          <w:p w14:paraId="7A92833E"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_height</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1C1EC4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km</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792BC0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3436C8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CA620D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height computed using the AWG cloud height algorithm</w:t>
            </w:r>
          </w:p>
        </w:tc>
      </w:tr>
      <w:tr w:rsidR="00FF4281" w:rsidRPr="00FF4281" w14:paraId="23AB8448"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65D7703" w14:textId="77777777" w:rsidR="00FF4281" w:rsidRPr="00FF4281" w:rsidRDefault="00FF4281" w:rsidP="00FF4281">
            <w:pPr>
              <w:rPr>
                <w:rFonts w:ascii="Times" w:eastAsia="Times New Roman" w:hAnsi="Times" w:cs="Times New Roman"/>
              </w:rPr>
            </w:pPr>
            <w:r w:rsidRPr="00FF4281">
              <w:rPr>
                <w:rFonts w:eastAsia="Times New Roman" w:cs="Times New Roman"/>
              </w:rPr>
              <w:t>49</w:t>
            </w:r>
          </w:p>
        </w:tc>
        <w:tc>
          <w:tcPr>
            <w:tcW w:w="804" w:type="pct"/>
            <w:tcBorders>
              <w:top w:val="outset" w:sz="6" w:space="0" w:color="auto"/>
              <w:left w:val="outset" w:sz="6" w:space="0" w:color="auto"/>
              <w:bottom w:val="outset" w:sz="6" w:space="0" w:color="auto"/>
              <w:right w:val="outset" w:sz="6" w:space="0" w:color="auto"/>
            </w:tcBorders>
            <w:vAlign w:val="center"/>
            <w:hideMark/>
          </w:tcPr>
          <w:p w14:paraId="0AAB817D"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_height</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top_acha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7093524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km</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EC76A2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33FE1E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4C9902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estimate</w:t>
            </w:r>
            <w:proofErr w:type="gramEnd"/>
            <w:r w:rsidRPr="00FF4281">
              <w:rPr>
                <w:rFonts w:eastAsia="Times New Roman" w:cs="Times New Roman"/>
              </w:rPr>
              <w:t xml:space="preserve"> of actual cloud-top height computed using the AWG cloud height algorithm</w:t>
            </w:r>
          </w:p>
        </w:tc>
      </w:tr>
      <w:tr w:rsidR="00FF4281" w:rsidRPr="00FF4281" w14:paraId="2DEB809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5FE7169" w14:textId="77777777" w:rsidR="00FF4281" w:rsidRPr="00FF4281" w:rsidRDefault="00FF4281" w:rsidP="00FF4281">
            <w:pPr>
              <w:rPr>
                <w:rFonts w:ascii="Times" w:eastAsia="Times New Roman" w:hAnsi="Times" w:cs="Times New Roman"/>
              </w:rPr>
            </w:pPr>
            <w:r w:rsidRPr="00FF4281">
              <w:rPr>
                <w:rFonts w:eastAsia="Times New Roman" w:cs="Times New Roman"/>
              </w:rPr>
              <w:t>50</w:t>
            </w:r>
          </w:p>
        </w:tc>
        <w:tc>
          <w:tcPr>
            <w:tcW w:w="804" w:type="pct"/>
            <w:tcBorders>
              <w:top w:val="outset" w:sz="6" w:space="0" w:color="auto"/>
              <w:left w:val="outset" w:sz="6" w:space="0" w:color="auto"/>
              <w:bottom w:val="outset" w:sz="6" w:space="0" w:color="auto"/>
              <w:right w:val="outset" w:sz="6" w:space="0" w:color="auto"/>
            </w:tcBorders>
            <w:vAlign w:val="center"/>
            <w:hideMark/>
          </w:tcPr>
          <w:p w14:paraId="0D5185EA"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_height</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base_acha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B8B216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km</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738D132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624BBD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A47574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estimate</w:t>
            </w:r>
            <w:proofErr w:type="gramEnd"/>
            <w:r w:rsidRPr="00FF4281">
              <w:rPr>
                <w:rFonts w:eastAsia="Times New Roman" w:cs="Times New Roman"/>
              </w:rPr>
              <w:t xml:space="preserve"> of actual cloud-base height computed using the AWG cloud height algorithm</w:t>
            </w:r>
          </w:p>
        </w:tc>
      </w:tr>
      <w:tr w:rsidR="00FF4281" w:rsidRPr="00FF4281" w14:paraId="2E377780"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EB176ED" w14:textId="77777777" w:rsidR="00FF4281" w:rsidRPr="00FF4281" w:rsidRDefault="00FF4281" w:rsidP="00FF4281">
            <w:pPr>
              <w:rPr>
                <w:rFonts w:ascii="Times" w:eastAsia="Times New Roman" w:hAnsi="Times" w:cs="Times New Roman"/>
              </w:rPr>
            </w:pPr>
            <w:r w:rsidRPr="00FF4281">
              <w:rPr>
                <w:rFonts w:eastAsia="Times New Roman" w:cs="Times New Roman"/>
              </w:rPr>
              <w:t>51</w:t>
            </w:r>
          </w:p>
        </w:tc>
        <w:tc>
          <w:tcPr>
            <w:tcW w:w="804" w:type="pct"/>
            <w:tcBorders>
              <w:top w:val="outset" w:sz="6" w:space="0" w:color="auto"/>
              <w:left w:val="outset" w:sz="6" w:space="0" w:color="auto"/>
              <w:bottom w:val="outset" w:sz="6" w:space="0" w:color="auto"/>
              <w:right w:val="outset" w:sz="6" w:space="0" w:color="auto"/>
            </w:tcBorders>
            <w:vAlign w:val="center"/>
            <w:hideMark/>
          </w:tcPr>
          <w:p w14:paraId="392C39EA" w14:textId="77777777" w:rsidR="00FF4281" w:rsidRPr="002D34F8" w:rsidRDefault="00FF4281" w:rsidP="00FF4281">
            <w:pPr>
              <w:rPr>
                <w:rFonts w:eastAsia="Times New Roman" w:cs="Times New Roman"/>
              </w:rPr>
            </w:pPr>
            <w:proofErr w:type="spellStart"/>
            <w:proofErr w:type="gramStart"/>
            <w:r w:rsidRPr="00FF4281">
              <w:rPr>
                <w:rFonts w:eastAsia="Times New Roman" w:cs="Times New Roman"/>
              </w:rPr>
              <w:t>acha</w:t>
            </w:r>
            <w:proofErr w:type="spellEnd"/>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processing_</w:t>
            </w:r>
            <w:r w:rsidR="004006C1">
              <w:rPr>
                <w:rFonts w:eastAsia="Times New Roman" w:cs="Times New Roman"/>
              </w:rPr>
              <w:br/>
            </w:r>
            <w:r w:rsidRPr="00FF4281">
              <w:rPr>
                <w:rFonts w:eastAsia="Times New Roman" w:cs="Times New Roman"/>
              </w:rPr>
              <w:t>order</w:t>
            </w:r>
          </w:p>
        </w:tc>
        <w:tc>
          <w:tcPr>
            <w:tcW w:w="497" w:type="pct"/>
            <w:tcBorders>
              <w:top w:val="outset" w:sz="6" w:space="0" w:color="auto"/>
              <w:left w:val="outset" w:sz="6" w:space="0" w:color="auto"/>
              <w:bottom w:val="outset" w:sz="6" w:space="0" w:color="auto"/>
              <w:right w:val="outset" w:sz="6" w:space="0" w:color="auto"/>
            </w:tcBorders>
            <w:vAlign w:val="center"/>
            <w:hideMark/>
          </w:tcPr>
          <w:p w14:paraId="70B69B5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872A14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0A171F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C9DD66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integer</w:t>
            </w:r>
            <w:proofErr w:type="gramEnd"/>
            <w:r w:rsidRPr="00FF4281">
              <w:rPr>
                <w:rFonts w:eastAsia="Times New Roman" w:cs="Times New Roman"/>
              </w:rPr>
              <w:t xml:space="preserve"> classification of the order of processing with ACHA</w:t>
            </w:r>
          </w:p>
        </w:tc>
      </w:tr>
      <w:tr w:rsidR="00FF4281" w:rsidRPr="00FF4281" w14:paraId="0C6B0E19"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0F03EEC" w14:textId="77777777" w:rsidR="00FF4281" w:rsidRPr="00FF4281" w:rsidRDefault="00FF4281" w:rsidP="00FF4281">
            <w:pPr>
              <w:rPr>
                <w:rFonts w:ascii="Times" w:eastAsia="Times New Roman" w:hAnsi="Times" w:cs="Times New Roman"/>
              </w:rPr>
            </w:pPr>
            <w:r w:rsidRPr="00FF4281">
              <w:rPr>
                <w:rFonts w:eastAsia="Times New Roman" w:cs="Times New Roman"/>
              </w:rPr>
              <w:t>52</w:t>
            </w:r>
          </w:p>
        </w:tc>
        <w:tc>
          <w:tcPr>
            <w:tcW w:w="804" w:type="pct"/>
            <w:tcBorders>
              <w:top w:val="outset" w:sz="6" w:space="0" w:color="auto"/>
              <w:left w:val="outset" w:sz="6" w:space="0" w:color="auto"/>
              <w:bottom w:val="outset" w:sz="6" w:space="0" w:color="auto"/>
              <w:right w:val="outset" w:sz="6" w:space="0" w:color="auto"/>
            </w:tcBorders>
            <w:vAlign w:val="center"/>
            <w:hideMark/>
          </w:tcPr>
          <w:p w14:paraId="3BAA99E8"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acha</w:t>
            </w:r>
            <w:proofErr w:type="spellEnd"/>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inversion_</w:t>
            </w:r>
            <w:r w:rsidR="004006C1">
              <w:rPr>
                <w:rFonts w:eastAsia="Times New Roman" w:cs="Times New Roman"/>
              </w:rPr>
              <w:br/>
            </w:r>
            <w:r w:rsidRPr="00FF4281">
              <w:rPr>
                <w:rFonts w:eastAsia="Times New Roman" w:cs="Times New Roman"/>
              </w:rPr>
              <w:t>flag</w:t>
            </w:r>
          </w:p>
        </w:tc>
        <w:tc>
          <w:tcPr>
            <w:tcW w:w="497" w:type="pct"/>
            <w:tcBorders>
              <w:top w:val="outset" w:sz="6" w:space="0" w:color="auto"/>
              <w:left w:val="outset" w:sz="6" w:space="0" w:color="auto"/>
              <w:bottom w:val="outset" w:sz="6" w:space="0" w:color="auto"/>
              <w:right w:val="outset" w:sz="6" w:space="0" w:color="auto"/>
            </w:tcBorders>
            <w:vAlign w:val="center"/>
            <w:hideMark/>
          </w:tcPr>
          <w:p w14:paraId="1ADF3FA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199085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6E1A6F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9CEC51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flag</w:t>
            </w:r>
            <w:proofErr w:type="gramEnd"/>
            <w:r w:rsidRPr="00FF4281">
              <w:rPr>
                <w:rFonts w:eastAsia="Times New Roman" w:cs="Times New Roman"/>
              </w:rPr>
              <w:t xml:space="preserve"> stating whether ACHA was processed assuming an inversion(1) or not(0)</w:t>
            </w:r>
          </w:p>
        </w:tc>
      </w:tr>
      <w:tr w:rsidR="00FF4281" w:rsidRPr="00FF4281" w14:paraId="4565A787"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2087E5F" w14:textId="77777777" w:rsidR="00FF4281" w:rsidRPr="00FF4281" w:rsidRDefault="00FF4281" w:rsidP="00FF4281">
            <w:pPr>
              <w:rPr>
                <w:rFonts w:ascii="Times" w:eastAsia="Times New Roman" w:hAnsi="Times" w:cs="Times New Roman"/>
              </w:rPr>
            </w:pPr>
            <w:r w:rsidRPr="00FF4281">
              <w:rPr>
                <w:rFonts w:eastAsia="Times New Roman" w:cs="Times New Roman"/>
              </w:rPr>
              <w:t>53</w:t>
            </w:r>
          </w:p>
        </w:tc>
        <w:tc>
          <w:tcPr>
            <w:tcW w:w="804" w:type="pct"/>
            <w:tcBorders>
              <w:top w:val="outset" w:sz="6" w:space="0" w:color="auto"/>
              <w:left w:val="outset" w:sz="6" w:space="0" w:color="auto"/>
              <w:bottom w:val="outset" w:sz="6" w:space="0" w:color="auto"/>
              <w:right w:val="outset" w:sz="6" w:space="0" w:color="auto"/>
            </w:tcBorders>
            <w:vAlign w:val="center"/>
            <w:hideMark/>
          </w:tcPr>
          <w:p w14:paraId="1AE4B936"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_height</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h2o</w:t>
            </w:r>
          </w:p>
        </w:tc>
        <w:tc>
          <w:tcPr>
            <w:tcW w:w="497" w:type="pct"/>
            <w:tcBorders>
              <w:top w:val="outset" w:sz="6" w:space="0" w:color="auto"/>
              <w:left w:val="outset" w:sz="6" w:space="0" w:color="auto"/>
              <w:bottom w:val="outset" w:sz="6" w:space="0" w:color="auto"/>
              <w:right w:val="outset" w:sz="6" w:space="0" w:color="auto"/>
            </w:tcBorders>
            <w:vAlign w:val="center"/>
            <w:hideMark/>
          </w:tcPr>
          <w:p w14:paraId="53A2170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km</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C5A19D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79D628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BDAD68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-top height computed using the two-point h2o intercept</w:t>
            </w:r>
          </w:p>
        </w:tc>
      </w:tr>
      <w:tr w:rsidR="00FF4281" w:rsidRPr="00FF4281" w14:paraId="2495F84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7D8CAD2" w14:textId="77777777" w:rsidR="00FF4281" w:rsidRPr="00FF4281" w:rsidRDefault="00FF4281" w:rsidP="00FF4281">
            <w:pPr>
              <w:rPr>
                <w:rFonts w:ascii="Times" w:eastAsia="Times New Roman" w:hAnsi="Times" w:cs="Times New Roman"/>
              </w:rPr>
            </w:pPr>
            <w:r w:rsidRPr="00FF4281">
              <w:rPr>
                <w:rFonts w:eastAsia="Times New Roman" w:cs="Times New Roman"/>
              </w:rPr>
              <w:t>54</w:t>
            </w:r>
          </w:p>
        </w:tc>
        <w:tc>
          <w:tcPr>
            <w:tcW w:w="804" w:type="pct"/>
            <w:tcBorders>
              <w:top w:val="outset" w:sz="6" w:space="0" w:color="auto"/>
              <w:left w:val="outset" w:sz="6" w:space="0" w:color="auto"/>
              <w:bottom w:val="outset" w:sz="6" w:space="0" w:color="auto"/>
              <w:right w:val="outset" w:sz="6" w:space="0" w:color="auto"/>
            </w:tcBorders>
            <w:vAlign w:val="center"/>
            <w:hideMark/>
          </w:tcPr>
          <w:p w14:paraId="02E9BFE5"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_height</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opaque</w:t>
            </w:r>
          </w:p>
        </w:tc>
        <w:tc>
          <w:tcPr>
            <w:tcW w:w="497" w:type="pct"/>
            <w:tcBorders>
              <w:top w:val="outset" w:sz="6" w:space="0" w:color="auto"/>
              <w:left w:val="outset" w:sz="6" w:space="0" w:color="auto"/>
              <w:bottom w:val="outset" w:sz="6" w:space="0" w:color="auto"/>
              <w:right w:val="outset" w:sz="6" w:space="0" w:color="auto"/>
            </w:tcBorders>
            <w:vAlign w:val="center"/>
            <w:hideMark/>
          </w:tcPr>
          <w:p w14:paraId="5C73735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km</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41D489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277CF1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95031D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-top height computed using assuming the cloud is opaque</w:t>
            </w:r>
          </w:p>
        </w:tc>
      </w:tr>
      <w:tr w:rsidR="00FF4281" w:rsidRPr="00FF4281" w14:paraId="1EC3030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8638CF9" w14:textId="77777777" w:rsidR="00FF4281" w:rsidRPr="00FF4281" w:rsidRDefault="00FF4281" w:rsidP="00FF4281">
            <w:pPr>
              <w:rPr>
                <w:rFonts w:ascii="Times" w:eastAsia="Times New Roman" w:hAnsi="Times" w:cs="Times New Roman"/>
              </w:rPr>
            </w:pPr>
            <w:r w:rsidRPr="00FF4281">
              <w:rPr>
                <w:rFonts w:eastAsia="Times New Roman" w:cs="Times New Roman"/>
              </w:rPr>
              <w:t>55</w:t>
            </w:r>
          </w:p>
        </w:tc>
        <w:tc>
          <w:tcPr>
            <w:tcW w:w="804" w:type="pct"/>
            <w:tcBorders>
              <w:top w:val="outset" w:sz="6" w:space="0" w:color="auto"/>
              <w:left w:val="outset" w:sz="6" w:space="0" w:color="auto"/>
              <w:bottom w:val="outset" w:sz="6" w:space="0" w:color="auto"/>
              <w:right w:val="outset" w:sz="6" w:space="0" w:color="auto"/>
            </w:tcBorders>
            <w:vAlign w:val="center"/>
            <w:hideMark/>
          </w:tcPr>
          <w:p w14:paraId="0E23EE9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_emiss</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13860C2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88CE51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03DBB0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B3C2E2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emissivity at the nominal wavelength of 11 microns, determined from the AWG cloud height algorithm</w:t>
            </w:r>
          </w:p>
        </w:tc>
      </w:tr>
      <w:tr w:rsidR="00FF4281" w:rsidRPr="00FF4281" w14:paraId="4185C73A"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A5714BB" w14:textId="77777777" w:rsidR="00FF4281" w:rsidRPr="00FF4281" w:rsidRDefault="00FF4281" w:rsidP="00FF4281">
            <w:pPr>
              <w:rPr>
                <w:rFonts w:ascii="Times" w:eastAsia="Times New Roman" w:hAnsi="Times" w:cs="Times New Roman"/>
              </w:rPr>
            </w:pPr>
            <w:r w:rsidRPr="00FF4281">
              <w:rPr>
                <w:rFonts w:eastAsia="Times New Roman" w:cs="Times New Roman"/>
              </w:rPr>
              <w:t>56</w:t>
            </w:r>
          </w:p>
        </w:tc>
        <w:tc>
          <w:tcPr>
            <w:tcW w:w="804" w:type="pct"/>
            <w:tcBorders>
              <w:top w:val="outset" w:sz="6" w:space="0" w:color="auto"/>
              <w:left w:val="outset" w:sz="6" w:space="0" w:color="auto"/>
              <w:bottom w:val="outset" w:sz="6" w:space="0" w:color="auto"/>
              <w:right w:val="outset" w:sz="6" w:space="0" w:color="auto"/>
            </w:tcBorders>
            <w:vAlign w:val="center"/>
            <w:hideMark/>
          </w:tcPr>
          <w:p w14:paraId="39C31BD5"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_beta</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lastRenderedPageBreak/>
              <w:t>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D0F825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lastRenderedPageBreak/>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706F8E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18868F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930003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11/12 micron beta value </w:t>
            </w:r>
            <w:r w:rsidRPr="00FF4281">
              <w:rPr>
                <w:rFonts w:eastAsia="Times New Roman" w:cs="Times New Roman"/>
              </w:rPr>
              <w:lastRenderedPageBreak/>
              <w:t>determined from the split-window method</w:t>
            </w:r>
          </w:p>
        </w:tc>
      </w:tr>
      <w:tr w:rsidR="00FF4281" w:rsidRPr="00FF4281" w14:paraId="3D8D3C9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438D636"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57</w:t>
            </w:r>
          </w:p>
        </w:tc>
        <w:tc>
          <w:tcPr>
            <w:tcW w:w="804" w:type="pct"/>
            <w:tcBorders>
              <w:top w:val="outset" w:sz="6" w:space="0" w:color="auto"/>
              <w:left w:val="outset" w:sz="6" w:space="0" w:color="auto"/>
              <w:bottom w:val="outset" w:sz="6" w:space="0" w:color="auto"/>
              <w:right w:val="outset" w:sz="6" w:space="0" w:color="auto"/>
            </w:tcBorders>
            <w:vAlign w:val="center"/>
            <w:hideMark/>
          </w:tcPr>
          <w:p w14:paraId="537E9CCC"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_height</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uncer_acha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B522D6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km</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AA3B1F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4EF0E6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208255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height uncertainty computed using the AWG cloud height algorithm</w:t>
            </w:r>
          </w:p>
        </w:tc>
      </w:tr>
      <w:tr w:rsidR="00FF4281" w:rsidRPr="00FF4281" w14:paraId="3C361B3C"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E5B5449" w14:textId="77777777" w:rsidR="00FF4281" w:rsidRPr="00FF4281" w:rsidRDefault="00FF4281" w:rsidP="00FF4281">
            <w:pPr>
              <w:rPr>
                <w:rFonts w:ascii="Times" w:eastAsia="Times New Roman" w:hAnsi="Times" w:cs="Times New Roman"/>
              </w:rPr>
            </w:pPr>
            <w:r w:rsidRPr="00FF4281">
              <w:rPr>
                <w:rFonts w:eastAsia="Times New Roman" w:cs="Times New Roman"/>
              </w:rPr>
              <w:t>58</w:t>
            </w:r>
          </w:p>
        </w:tc>
        <w:tc>
          <w:tcPr>
            <w:tcW w:w="804" w:type="pct"/>
            <w:tcBorders>
              <w:top w:val="outset" w:sz="6" w:space="0" w:color="auto"/>
              <w:left w:val="outset" w:sz="6" w:space="0" w:color="auto"/>
              <w:bottom w:val="outset" w:sz="6" w:space="0" w:color="auto"/>
              <w:right w:val="outset" w:sz="6" w:space="0" w:color="auto"/>
            </w:tcBorders>
            <w:vAlign w:val="center"/>
            <w:hideMark/>
          </w:tcPr>
          <w:p w14:paraId="40BD5B06"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_temp</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uncer_acha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B59BB3D"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7C70E6A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24C95A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F16793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temperature uncertainty computed using the AWG cloud height algorithm</w:t>
            </w:r>
          </w:p>
        </w:tc>
      </w:tr>
      <w:tr w:rsidR="00FF4281" w:rsidRPr="00FF4281" w14:paraId="58C0065C"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2BFB33A" w14:textId="77777777" w:rsidR="00FF4281" w:rsidRPr="00FF4281" w:rsidRDefault="00FF4281" w:rsidP="00FF4281">
            <w:pPr>
              <w:rPr>
                <w:rFonts w:ascii="Times" w:eastAsia="Times New Roman" w:hAnsi="Times" w:cs="Times New Roman"/>
              </w:rPr>
            </w:pPr>
            <w:r w:rsidRPr="00FF4281">
              <w:rPr>
                <w:rFonts w:eastAsia="Times New Roman" w:cs="Times New Roman"/>
              </w:rPr>
              <w:t>59</w:t>
            </w:r>
          </w:p>
        </w:tc>
        <w:tc>
          <w:tcPr>
            <w:tcW w:w="804" w:type="pct"/>
            <w:tcBorders>
              <w:top w:val="outset" w:sz="6" w:space="0" w:color="auto"/>
              <w:left w:val="outset" w:sz="6" w:space="0" w:color="auto"/>
              <w:bottom w:val="outset" w:sz="6" w:space="0" w:color="auto"/>
              <w:right w:val="outset" w:sz="6" w:space="0" w:color="auto"/>
            </w:tcBorders>
            <w:vAlign w:val="center"/>
            <w:hideMark/>
          </w:tcPr>
          <w:p w14:paraId="0F4B772A"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_temp</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acha_qf</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D27377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4888DD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5B6BD0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E7FD2A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 xml:space="preserve"> flag for cloud-top temperature from ACHA not attempted=0, failed=1, low quality=2, high quality=3</w:t>
            </w:r>
          </w:p>
        </w:tc>
      </w:tr>
      <w:tr w:rsidR="00FF4281" w:rsidRPr="00FF4281" w14:paraId="192814E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9C0E724" w14:textId="77777777" w:rsidR="00FF4281" w:rsidRPr="00FF4281" w:rsidRDefault="00FF4281" w:rsidP="00FF4281">
            <w:pPr>
              <w:rPr>
                <w:rFonts w:ascii="Times" w:eastAsia="Times New Roman" w:hAnsi="Times" w:cs="Times New Roman"/>
              </w:rPr>
            </w:pPr>
            <w:r w:rsidRPr="00FF4281">
              <w:rPr>
                <w:rFonts w:eastAsia="Times New Roman" w:cs="Times New Roman"/>
              </w:rPr>
              <w:t>60</w:t>
            </w:r>
          </w:p>
        </w:tc>
        <w:tc>
          <w:tcPr>
            <w:tcW w:w="804" w:type="pct"/>
            <w:tcBorders>
              <w:top w:val="outset" w:sz="6" w:space="0" w:color="auto"/>
              <w:left w:val="outset" w:sz="6" w:space="0" w:color="auto"/>
              <w:bottom w:val="outset" w:sz="6" w:space="0" w:color="auto"/>
              <w:right w:val="outset" w:sz="6" w:space="0" w:color="auto"/>
            </w:tcBorders>
            <w:vAlign w:val="center"/>
            <w:hideMark/>
          </w:tcPr>
          <w:p w14:paraId="5870233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_emiss</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acha_qf</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105198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BB2251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C46C32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1B934B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 xml:space="preserve"> flag for 11.0 micron cloud emissivity from ACHA not attempted=0, failed=1, low quality=2, high quality=3</w:t>
            </w:r>
          </w:p>
        </w:tc>
      </w:tr>
      <w:tr w:rsidR="00FF4281" w:rsidRPr="00FF4281" w14:paraId="3EC7C420"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1B64273" w14:textId="77777777" w:rsidR="00FF4281" w:rsidRPr="00FF4281" w:rsidRDefault="00FF4281" w:rsidP="00FF4281">
            <w:pPr>
              <w:rPr>
                <w:rFonts w:ascii="Times" w:eastAsia="Times New Roman" w:hAnsi="Times" w:cs="Times New Roman"/>
              </w:rPr>
            </w:pPr>
            <w:r w:rsidRPr="00FF4281">
              <w:rPr>
                <w:rFonts w:eastAsia="Times New Roman" w:cs="Times New Roman"/>
              </w:rPr>
              <w:t>61</w:t>
            </w:r>
          </w:p>
        </w:tc>
        <w:tc>
          <w:tcPr>
            <w:tcW w:w="804" w:type="pct"/>
            <w:tcBorders>
              <w:top w:val="outset" w:sz="6" w:space="0" w:color="auto"/>
              <w:left w:val="outset" w:sz="6" w:space="0" w:color="auto"/>
              <w:bottom w:val="outset" w:sz="6" w:space="0" w:color="auto"/>
              <w:right w:val="outset" w:sz="6" w:space="0" w:color="auto"/>
            </w:tcBorders>
            <w:vAlign w:val="center"/>
            <w:hideMark/>
          </w:tcPr>
          <w:p w14:paraId="38200487"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_beta</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acha_qf</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F5A853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EB53E1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A1C9BA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68D1E1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 xml:space="preserve"> flag for cloud 11.0/12.0 micron beta from ACHA not attempted=0, failed=1, low quality=2, high quality=3</w:t>
            </w:r>
          </w:p>
        </w:tc>
      </w:tr>
      <w:tr w:rsidR="00FF4281" w:rsidRPr="00FF4281" w14:paraId="29E95157"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0BBD7D2" w14:textId="77777777" w:rsidR="00FF4281" w:rsidRPr="00FF4281" w:rsidRDefault="00FF4281" w:rsidP="00FF4281">
            <w:pPr>
              <w:rPr>
                <w:rFonts w:ascii="Times" w:eastAsia="Times New Roman" w:hAnsi="Times" w:cs="Times New Roman"/>
              </w:rPr>
            </w:pPr>
            <w:r w:rsidRPr="00FF4281">
              <w:rPr>
                <w:rFonts w:eastAsia="Times New Roman" w:cs="Times New Roman"/>
              </w:rPr>
              <w:t>62</w:t>
            </w:r>
          </w:p>
        </w:tc>
        <w:tc>
          <w:tcPr>
            <w:tcW w:w="804" w:type="pct"/>
            <w:tcBorders>
              <w:top w:val="outset" w:sz="6" w:space="0" w:color="auto"/>
              <w:left w:val="outset" w:sz="6" w:space="0" w:color="auto"/>
              <w:bottom w:val="outset" w:sz="6" w:space="0" w:color="auto"/>
              <w:right w:val="outset" w:sz="6" w:space="0" w:color="auto"/>
            </w:tcBorders>
            <w:vAlign w:val="center"/>
            <w:hideMark/>
          </w:tcPr>
          <w:p w14:paraId="11533EC0"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_opd_acha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419B0CB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74438E7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-0.200000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EBD37B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C0FEC4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optical depth at the nominal wavelength of 0.65 microns, determined from ACHA</w:t>
            </w:r>
          </w:p>
        </w:tc>
      </w:tr>
      <w:tr w:rsidR="00FF4281" w:rsidRPr="00FF4281" w14:paraId="4F9C2661"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6E24ABF" w14:textId="77777777" w:rsidR="00FF4281" w:rsidRPr="00FF4281" w:rsidRDefault="00FF4281" w:rsidP="00FF4281">
            <w:pPr>
              <w:rPr>
                <w:rFonts w:ascii="Times" w:eastAsia="Times New Roman" w:hAnsi="Times" w:cs="Times New Roman"/>
              </w:rPr>
            </w:pPr>
            <w:r w:rsidRPr="00FF4281">
              <w:rPr>
                <w:rFonts w:eastAsia="Times New Roman" w:cs="Times New Roman"/>
              </w:rPr>
              <w:t>63</w:t>
            </w:r>
          </w:p>
        </w:tc>
        <w:tc>
          <w:tcPr>
            <w:tcW w:w="804" w:type="pct"/>
            <w:tcBorders>
              <w:top w:val="outset" w:sz="6" w:space="0" w:color="auto"/>
              <w:left w:val="outset" w:sz="6" w:space="0" w:color="auto"/>
              <w:bottom w:val="outset" w:sz="6" w:space="0" w:color="auto"/>
              <w:right w:val="outset" w:sz="6" w:space="0" w:color="auto"/>
            </w:tcBorders>
            <w:vAlign w:val="center"/>
            <w:hideMark/>
          </w:tcPr>
          <w:p w14:paraId="625A80EA"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_reff_acha</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451070D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micron</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2C5CE2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982BD8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7ACEA0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effective</w:t>
            </w:r>
            <w:proofErr w:type="gramEnd"/>
            <w:r w:rsidRPr="00FF4281">
              <w:rPr>
                <w:rFonts w:eastAsia="Times New Roman" w:cs="Times New Roman"/>
              </w:rPr>
              <w:t xml:space="preserve"> radius of cloud particles determined from ACHA; see attributes for channels used</w:t>
            </w:r>
          </w:p>
        </w:tc>
      </w:tr>
      <w:tr w:rsidR="00FF4281" w:rsidRPr="00FF4281" w14:paraId="723A3918"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479246A" w14:textId="77777777" w:rsidR="00FF4281" w:rsidRPr="00FF4281" w:rsidRDefault="00FF4281" w:rsidP="00FF4281">
            <w:pPr>
              <w:rPr>
                <w:rFonts w:ascii="Times" w:eastAsia="Times New Roman" w:hAnsi="Times" w:cs="Times New Roman"/>
              </w:rPr>
            </w:pPr>
            <w:r w:rsidRPr="00FF4281">
              <w:rPr>
                <w:rFonts w:eastAsia="Times New Roman" w:cs="Times New Roman"/>
              </w:rPr>
              <w:t>64</w:t>
            </w:r>
          </w:p>
        </w:tc>
        <w:tc>
          <w:tcPr>
            <w:tcW w:w="804" w:type="pct"/>
            <w:tcBorders>
              <w:top w:val="outset" w:sz="6" w:space="0" w:color="auto"/>
              <w:left w:val="outset" w:sz="6" w:space="0" w:color="auto"/>
              <w:bottom w:val="outset" w:sz="6" w:space="0" w:color="auto"/>
              <w:right w:val="outset" w:sz="6" w:space="0" w:color="auto"/>
            </w:tcBorders>
            <w:vAlign w:val="center"/>
            <w:hideMark/>
          </w:tcPr>
          <w:p w14:paraId="2676D3CC"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acha</w:t>
            </w:r>
            <w:proofErr w:type="gramEnd"/>
            <w:r w:rsidRPr="00FF4281">
              <w:rPr>
                <w:rFonts w:eastAsia="Times New Roman" w:cs="Times New Roman"/>
              </w:rPr>
              <w:t>_quality</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7A7F20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0FDDEB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6563EA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5AEE95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 xml:space="preserve"> flags for ACHA products 1:Processed (0=no,1=yes) 2:valid </w:t>
            </w:r>
            <w:proofErr w:type="spellStart"/>
            <w:r w:rsidRPr="00FF4281">
              <w:rPr>
                <w:rFonts w:eastAsia="Times New Roman" w:cs="Times New Roman"/>
              </w:rPr>
              <w:t>Tc</w:t>
            </w:r>
            <w:proofErr w:type="spellEnd"/>
            <w:r w:rsidRPr="00FF4281">
              <w:rPr>
                <w:rFonts w:eastAsia="Times New Roman" w:cs="Times New Roman"/>
              </w:rPr>
              <w:t xml:space="preserve"> retrieval (1=yes,0=no) 3:valid </w:t>
            </w:r>
            <w:proofErr w:type="spellStart"/>
            <w:r w:rsidRPr="00FF4281">
              <w:rPr>
                <w:rFonts w:eastAsia="Times New Roman" w:cs="Times New Roman"/>
              </w:rPr>
              <w:t>ec</w:t>
            </w:r>
            <w:proofErr w:type="spellEnd"/>
            <w:r w:rsidRPr="00FF4281">
              <w:rPr>
                <w:rFonts w:eastAsia="Times New Roman" w:cs="Times New Roman"/>
              </w:rPr>
              <w:t xml:space="preserve"> retrieval (1=yes,0=no) 4:valid beta retrieval (1=yes,0=no) 5:degraded </w:t>
            </w:r>
            <w:proofErr w:type="spellStart"/>
            <w:r w:rsidRPr="00FF4281">
              <w:rPr>
                <w:rFonts w:eastAsia="Times New Roman" w:cs="Times New Roman"/>
              </w:rPr>
              <w:t>Tc</w:t>
            </w:r>
            <w:proofErr w:type="spellEnd"/>
            <w:r w:rsidRPr="00FF4281">
              <w:rPr>
                <w:rFonts w:eastAsia="Times New Roman" w:cs="Times New Roman"/>
              </w:rPr>
              <w:t xml:space="preserve"> retrieval (1=yes,0=no) 6:degraded </w:t>
            </w:r>
            <w:proofErr w:type="spellStart"/>
            <w:r w:rsidRPr="00FF4281">
              <w:rPr>
                <w:rFonts w:eastAsia="Times New Roman" w:cs="Times New Roman"/>
              </w:rPr>
              <w:t>ec</w:t>
            </w:r>
            <w:proofErr w:type="spellEnd"/>
            <w:r w:rsidRPr="00FF4281">
              <w:rPr>
                <w:rFonts w:eastAsia="Times New Roman" w:cs="Times New Roman"/>
              </w:rPr>
              <w:t xml:space="preserve"> retrieval (1=yes,0=no) 7:degraded beta retrieval (1=yes,0=no)</w:t>
            </w:r>
          </w:p>
        </w:tc>
      </w:tr>
      <w:tr w:rsidR="00FF4281" w:rsidRPr="00FF4281" w14:paraId="78ACE3FC"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EAD380B" w14:textId="77777777" w:rsidR="00FF4281" w:rsidRPr="00FF4281" w:rsidRDefault="00FF4281" w:rsidP="00FF4281">
            <w:pPr>
              <w:rPr>
                <w:rFonts w:ascii="Times" w:eastAsia="Times New Roman" w:hAnsi="Times" w:cs="Times New Roman"/>
              </w:rPr>
            </w:pPr>
            <w:r w:rsidRPr="00FF4281">
              <w:rPr>
                <w:rFonts w:eastAsia="Times New Roman" w:cs="Times New Roman"/>
              </w:rPr>
              <w:t>65</w:t>
            </w:r>
          </w:p>
        </w:tc>
        <w:tc>
          <w:tcPr>
            <w:tcW w:w="804" w:type="pct"/>
            <w:tcBorders>
              <w:top w:val="outset" w:sz="6" w:space="0" w:color="auto"/>
              <w:left w:val="outset" w:sz="6" w:space="0" w:color="auto"/>
              <w:bottom w:val="outset" w:sz="6" w:space="0" w:color="auto"/>
              <w:right w:val="outset" w:sz="6" w:space="0" w:color="auto"/>
            </w:tcBorders>
            <w:vAlign w:val="center"/>
            <w:hideMark/>
          </w:tcPr>
          <w:p w14:paraId="164BCE3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acha</w:t>
            </w:r>
            <w:proofErr w:type="gramEnd"/>
            <w:r w:rsidRPr="00FF4281">
              <w:rPr>
                <w:rFonts w:eastAsia="Times New Roman" w:cs="Times New Roman"/>
              </w:rPr>
              <w:t>_info</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75340EF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92F0FE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D8188E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D6DCF0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processing</w:t>
            </w:r>
            <w:proofErr w:type="gramEnd"/>
            <w:r w:rsidRPr="00FF4281">
              <w:rPr>
                <w:rFonts w:eastAsia="Times New Roman" w:cs="Times New Roman"/>
              </w:rPr>
              <w:t xml:space="preserve"> information for ACHA (0=no/1=yes) 1:Cloud Height Attempted 2:Bias Correction Employed 3:Ice Cloud Retrieval 4:Local </w:t>
            </w:r>
            <w:proofErr w:type="spellStart"/>
            <w:r w:rsidRPr="00FF4281">
              <w:rPr>
                <w:rFonts w:eastAsia="Times New Roman" w:cs="Times New Roman"/>
              </w:rPr>
              <w:t>Radiatve</w:t>
            </w:r>
            <w:proofErr w:type="spellEnd"/>
            <w:r w:rsidRPr="00FF4281">
              <w:rPr>
                <w:rFonts w:eastAsia="Times New Roman" w:cs="Times New Roman"/>
              </w:rPr>
              <w:t xml:space="preserve"> Center Processing Used 5:Multi-layer Retrieval 6:Lower Cloud Interpolation Used 7:Boundary Layer Inversion Assumed</w:t>
            </w:r>
          </w:p>
        </w:tc>
      </w:tr>
      <w:tr w:rsidR="00FF4281" w:rsidRPr="00FF4281" w14:paraId="46376D78"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BB338A7" w14:textId="77777777" w:rsidR="00FF4281" w:rsidRPr="00FF4281" w:rsidRDefault="00FF4281" w:rsidP="00FF4281">
            <w:pPr>
              <w:rPr>
                <w:rFonts w:ascii="Times" w:eastAsia="Times New Roman" w:hAnsi="Times" w:cs="Times New Roman"/>
              </w:rPr>
            </w:pPr>
            <w:r w:rsidRPr="00FF4281">
              <w:rPr>
                <w:rFonts w:eastAsia="Times New Roman" w:cs="Times New Roman"/>
              </w:rPr>
              <w:t>66</w:t>
            </w:r>
          </w:p>
        </w:tc>
        <w:tc>
          <w:tcPr>
            <w:tcW w:w="804" w:type="pct"/>
            <w:tcBorders>
              <w:top w:val="outset" w:sz="6" w:space="0" w:color="auto"/>
              <w:left w:val="outset" w:sz="6" w:space="0" w:color="auto"/>
              <w:bottom w:val="outset" w:sz="6" w:space="0" w:color="auto"/>
              <w:right w:val="outset" w:sz="6" w:space="0" w:color="auto"/>
            </w:tcBorders>
            <w:vAlign w:val="center"/>
            <w:hideMark/>
          </w:tcPr>
          <w:p w14:paraId="45912D1E"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_opd</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lastRenderedPageBreak/>
              <w:t>dcomp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D7CB88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lastRenderedPageBreak/>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4C10590" w14:textId="77777777" w:rsidR="00FF4281" w:rsidRPr="00FF4281" w:rsidRDefault="00FF4281" w:rsidP="00FF4281">
            <w:pPr>
              <w:rPr>
                <w:rFonts w:ascii="Times" w:eastAsia="Times New Roman" w:hAnsi="Times" w:cs="Times New Roman"/>
              </w:rPr>
            </w:pPr>
            <w:r w:rsidRPr="00FF4281">
              <w:rPr>
                <w:rFonts w:eastAsia="Times New Roman" w:cs="Times New Roman"/>
              </w:rPr>
              <w:t>-</w:t>
            </w:r>
            <w:r w:rsidRPr="00FF4281">
              <w:rPr>
                <w:rFonts w:eastAsia="Times New Roman" w:cs="Times New Roman"/>
              </w:rPr>
              <w:lastRenderedPageBreak/>
              <w:t xml:space="preserve">0.200000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BFF4764"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B62BE9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optical depth at the nominal </w:t>
            </w:r>
            <w:r w:rsidRPr="00FF4281">
              <w:rPr>
                <w:rFonts w:eastAsia="Times New Roman" w:cs="Times New Roman"/>
              </w:rPr>
              <w:lastRenderedPageBreak/>
              <w:t>wavelength of 0.65 microns, determined from DCOMP</w:t>
            </w:r>
          </w:p>
        </w:tc>
      </w:tr>
      <w:tr w:rsidR="00FF4281" w:rsidRPr="00FF4281" w14:paraId="4DB2EF2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76F65BD"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67</w:t>
            </w:r>
          </w:p>
        </w:tc>
        <w:tc>
          <w:tcPr>
            <w:tcW w:w="804" w:type="pct"/>
            <w:tcBorders>
              <w:top w:val="outset" w:sz="6" w:space="0" w:color="auto"/>
              <w:left w:val="outset" w:sz="6" w:space="0" w:color="auto"/>
              <w:bottom w:val="outset" w:sz="6" w:space="0" w:color="auto"/>
              <w:right w:val="outset" w:sz="6" w:space="0" w:color="auto"/>
            </w:tcBorders>
            <w:vAlign w:val="center"/>
            <w:hideMark/>
          </w:tcPr>
          <w:p w14:paraId="679EF8F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_reff</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dcomp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8C339B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micron</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489C43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43A898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4BA649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effective</w:t>
            </w:r>
            <w:proofErr w:type="gramEnd"/>
            <w:r w:rsidRPr="00FF4281">
              <w:rPr>
                <w:rFonts w:eastAsia="Times New Roman" w:cs="Times New Roman"/>
              </w:rPr>
              <w:t xml:space="preserve"> radius of cloud particles determined from DCOMP; see attributes for channels used</w:t>
            </w:r>
          </w:p>
        </w:tc>
      </w:tr>
      <w:tr w:rsidR="00FF4281" w:rsidRPr="00FF4281" w14:paraId="4D0DA9F4"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48E226E" w14:textId="77777777" w:rsidR="00FF4281" w:rsidRPr="00FF4281" w:rsidRDefault="00FF4281" w:rsidP="00FF4281">
            <w:pPr>
              <w:rPr>
                <w:rFonts w:ascii="Times" w:eastAsia="Times New Roman" w:hAnsi="Times" w:cs="Times New Roman"/>
              </w:rPr>
            </w:pPr>
            <w:r w:rsidRPr="00FF4281">
              <w:rPr>
                <w:rFonts w:eastAsia="Times New Roman" w:cs="Times New Roman"/>
              </w:rPr>
              <w:t>68</w:t>
            </w:r>
          </w:p>
        </w:tc>
        <w:tc>
          <w:tcPr>
            <w:tcW w:w="804" w:type="pct"/>
            <w:tcBorders>
              <w:top w:val="outset" w:sz="6" w:space="0" w:color="auto"/>
              <w:left w:val="outset" w:sz="6" w:space="0" w:color="auto"/>
              <w:bottom w:val="outset" w:sz="6" w:space="0" w:color="auto"/>
              <w:right w:val="outset" w:sz="6" w:space="0" w:color="auto"/>
            </w:tcBorders>
            <w:vAlign w:val="center"/>
            <w:hideMark/>
          </w:tcPr>
          <w:p w14:paraId="3BCBBFA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_opd</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dcomp_unc</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128581B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6CE9EA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-0.200000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FA93D9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AACAA4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uncertainty</w:t>
            </w:r>
            <w:proofErr w:type="gramEnd"/>
            <w:r w:rsidRPr="00FF4281">
              <w:rPr>
                <w:rFonts w:eastAsia="Times New Roman" w:cs="Times New Roman"/>
              </w:rPr>
              <w:t xml:space="preserve"> in the log10 cloud optical depth at the nominal wavelength of 0.65 microns, determined from DCOMP; see attributes for channels used</w:t>
            </w:r>
          </w:p>
        </w:tc>
      </w:tr>
      <w:tr w:rsidR="00FF4281" w:rsidRPr="00FF4281" w14:paraId="73CBAF28"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03DE42A" w14:textId="77777777" w:rsidR="00FF4281" w:rsidRPr="00FF4281" w:rsidRDefault="00FF4281" w:rsidP="00FF4281">
            <w:pPr>
              <w:rPr>
                <w:rFonts w:ascii="Times" w:eastAsia="Times New Roman" w:hAnsi="Times" w:cs="Times New Roman"/>
              </w:rPr>
            </w:pPr>
            <w:r w:rsidRPr="00FF4281">
              <w:rPr>
                <w:rFonts w:eastAsia="Times New Roman" w:cs="Times New Roman"/>
              </w:rPr>
              <w:t>69</w:t>
            </w:r>
          </w:p>
        </w:tc>
        <w:tc>
          <w:tcPr>
            <w:tcW w:w="804" w:type="pct"/>
            <w:tcBorders>
              <w:top w:val="outset" w:sz="6" w:space="0" w:color="auto"/>
              <w:left w:val="outset" w:sz="6" w:space="0" w:color="auto"/>
              <w:bottom w:val="outset" w:sz="6" w:space="0" w:color="auto"/>
              <w:right w:val="outset" w:sz="6" w:space="0" w:color="auto"/>
            </w:tcBorders>
            <w:vAlign w:val="center"/>
            <w:hideMark/>
          </w:tcPr>
          <w:p w14:paraId="0166CFAA"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_reff</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dcomp_unc</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0396D4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micron</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621D8F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B8D6C6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B854C4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uncertainty</w:t>
            </w:r>
            <w:proofErr w:type="gramEnd"/>
            <w:r w:rsidRPr="00FF4281">
              <w:rPr>
                <w:rFonts w:eastAsia="Times New Roman" w:cs="Times New Roman"/>
              </w:rPr>
              <w:t xml:space="preserve"> in the log10 effective radius of cloud particle determined from DCOMP; see attributes for channels used</w:t>
            </w:r>
          </w:p>
        </w:tc>
      </w:tr>
      <w:tr w:rsidR="00FF4281" w:rsidRPr="00FF4281" w14:paraId="31242D2F"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80B8571" w14:textId="77777777" w:rsidR="00FF4281" w:rsidRPr="00FF4281" w:rsidRDefault="00FF4281" w:rsidP="00FF4281">
            <w:pPr>
              <w:rPr>
                <w:rFonts w:ascii="Times" w:eastAsia="Times New Roman" w:hAnsi="Times" w:cs="Times New Roman"/>
              </w:rPr>
            </w:pPr>
            <w:r w:rsidRPr="00FF4281">
              <w:rPr>
                <w:rFonts w:eastAsia="Times New Roman" w:cs="Times New Roman"/>
              </w:rPr>
              <w:t>70</w:t>
            </w:r>
          </w:p>
        </w:tc>
        <w:tc>
          <w:tcPr>
            <w:tcW w:w="804" w:type="pct"/>
            <w:tcBorders>
              <w:top w:val="outset" w:sz="6" w:space="0" w:color="auto"/>
              <w:left w:val="outset" w:sz="6" w:space="0" w:color="auto"/>
              <w:bottom w:val="outset" w:sz="6" w:space="0" w:color="auto"/>
              <w:right w:val="outset" w:sz="6" w:space="0" w:color="auto"/>
            </w:tcBorders>
            <w:vAlign w:val="center"/>
            <w:hideMark/>
          </w:tcPr>
          <w:p w14:paraId="1D0B4041"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_opd</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dcomp_qf</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3ACCF4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798FCE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32B44D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DFDEAC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 xml:space="preserve"> flag for cloud optical depth from DCOMP not attempted=0, failed=1, low quality=2, high quality=3</w:t>
            </w:r>
          </w:p>
        </w:tc>
      </w:tr>
      <w:tr w:rsidR="00FF4281" w:rsidRPr="00FF4281" w14:paraId="1A505368"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3E61E98" w14:textId="77777777" w:rsidR="00FF4281" w:rsidRPr="00FF4281" w:rsidRDefault="00FF4281" w:rsidP="00FF4281">
            <w:pPr>
              <w:rPr>
                <w:rFonts w:ascii="Times" w:eastAsia="Times New Roman" w:hAnsi="Times" w:cs="Times New Roman"/>
              </w:rPr>
            </w:pPr>
            <w:r w:rsidRPr="00FF4281">
              <w:rPr>
                <w:rFonts w:eastAsia="Times New Roman" w:cs="Times New Roman"/>
              </w:rPr>
              <w:t>71</w:t>
            </w:r>
          </w:p>
        </w:tc>
        <w:tc>
          <w:tcPr>
            <w:tcW w:w="804" w:type="pct"/>
            <w:tcBorders>
              <w:top w:val="outset" w:sz="6" w:space="0" w:color="auto"/>
              <w:left w:val="outset" w:sz="6" w:space="0" w:color="auto"/>
              <w:bottom w:val="outset" w:sz="6" w:space="0" w:color="auto"/>
              <w:right w:val="outset" w:sz="6" w:space="0" w:color="auto"/>
            </w:tcBorders>
            <w:vAlign w:val="center"/>
            <w:hideMark/>
          </w:tcPr>
          <w:p w14:paraId="3E3081BD"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_reff</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dcomp_qf</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5EE054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774E4C6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1D6588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70DDFD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 xml:space="preserve"> flag for cloud effective radius from DCOMP not attempted=0, failed=1, low quality=2, high quality=3</w:t>
            </w:r>
          </w:p>
        </w:tc>
      </w:tr>
      <w:tr w:rsidR="00FF4281" w:rsidRPr="00FF4281" w14:paraId="67E3CF07"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69C87A3" w14:textId="77777777" w:rsidR="00FF4281" w:rsidRPr="00FF4281" w:rsidRDefault="00FF4281" w:rsidP="00FF4281">
            <w:pPr>
              <w:rPr>
                <w:rFonts w:ascii="Times" w:eastAsia="Times New Roman" w:hAnsi="Times" w:cs="Times New Roman"/>
              </w:rPr>
            </w:pPr>
            <w:r w:rsidRPr="00FF4281">
              <w:rPr>
                <w:rFonts w:eastAsia="Times New Roman" w:cs="Times New Roman"/>
              </w:rPr>
              <w:t>72</w:t>
            </w:r>
          </w:p>
        </w:tc>
        <w:tc>
          <w:tcPr>
            <w:tcW w:w="804" w:type="pct"/>
            <w:tcBorders>
              <w:top w:val="outset" w:sz="6" w:space="0" w:color="auto"/>
              <w:left w:val="outset" w:sz="6" w:space="0" w:color="auto"/>
              <w:bottom w:val="outset" w:sz="6" w:space="0" w:color="auto"/>
              <w:right w:val="outset" w:sz="6" w:space="0" w:color="auto"/>
            </w:tcBorders>
            <w:vAlign w:val="center"/>
            <w:hideMark/>
          </w:tcPr>
          <w:p w14:paraId="0E0C3D4D"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dcomp</w:t>
            </w:r>
            <w:proofErr w:type="spellEnd"/>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quality</w:t>
            </w:r>
          </w:p>
        </w:tc>
        <w:tc>
          <w:tcPr>
            <w:tcW w:w="497" w:type="pct"/>
            <w:tcBorders>
              <w:top w:val="outset" w:sz="6" w:space="0" w:color="auto"/>
              <w:left w:val="outset" w:sz="6" w:space="0" w:color="auto"/>
              <w:bottom w:val="outset" w:sz="6" w:space="0" w:color="auto"/>
              <w:right w:val="outset" w:sz="6" w:space="0" w:color="auto"/>
            </w:tcBorders>
            <w:vAlign w:val="center"/>
            <w:hideMark/>
          </w:tcPr>
          <w:p w14:paraId="0698789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256BC2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47CFDB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A1DE4E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 xml:space="preserve"> flags for DCOMP products see documentation http://cimss.ssec.wisc.edu/clavr/ 1:Processed (0=no,1=yes) 2:valid COD retrieval (0=yes,1=no) 3:valid REF retrieval (0=yes,1=no) 4:degraded COD retrieval (0=no,1=degraded) 5:degraded REF retrieval (0=no,1=degraded) 6:convergency (0=no,1=yes) 7:glin</w:t>
            </w:r>
          </w:p>
        </w:tc>
      </w:tr>
      <w:tr w:rsidR="00FF4281" w:rsidRPr="00FF4281" w14:paraId="255273C1"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98A40A5" w14:textId="77777777" w:rsidR="00FF4281" w:rsidRPr="00FF4281" w:rsidRDefault="00FF4281" w:rsidP="00FF4281">
            <w:pPr>
              <w:rPr>
                <w:rFonts w:ascii="Times" w:eastAsia="Times New Roman" w:hAnsi="Times" w:cs="Times New Roman"/>
              </w:rPr>
            </w:pPr>
            <w:r w:rsidRPr="00FF4281">
              <w:rPr>
                <w:rFonts w:eastAsia="Times New Roman" w:cs="Times New Roman"/>
              </w:rPr>
              <w:t>73</w:t>
            </w:r>
          </w:p>
        </w:tc>
        <w:tc>
          <w:tcPr>
            <w:tcW w:w="804" w:type="pct"/>
            <w:tcBorders>
              <w:top w:val="outset" w:sz="6" w:space="0" w:color="auto"/>
              <w:left w:val="outset" w:sz="6" w:space="0" w:color="auto"/>
              <w:bottom w:val="outset" w:sz="6" w:space="0" w:color="auto"/>
              <w:right w:val="outset" w:sz="6" w:space="0" w:color="auto"/>
            </w:tcBorders>
            <w:vAlign w:val="center"/>
            <w:hideMark/>
          </w:tcPr>
          <w:p w14:paraId="37DED282"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dcomp</w:t>
            </w:r>
            <w:proofErr w:type="gramEnd"/>
            <w:r w:rsidRPr="00FF4281">
              <w:rPr>
                <w:rFonts w:eastAsia="Times New Roman" w:cs="Times New Roman"/>
              </w:rPr>
              <w:t>_info</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7A3E938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DAE74C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8C24B0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0C65FB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processing</w:t>
            </w:r>
            <w:proofErr w:type="gramEnd"/>
            <w:r w:rsidRPr="00FF4281">
              <w:rPr>
                <w:rFonts w:eastAsia="Times New Roman" w:cs="Times New Roman"/>
              </w:rPr>
              <w:t xml:space="preserve"> flags for DCOMP see http://cimss.ssec.wisc.edu/clavr/ 1: info flag set ? (0=no</w:t>
            </w:r>
            <w:proofErr w:type="gramStart"/>
            <w:r w:rsidRPr="00FF4281">
              <w:rPr>
                <w:rFonts w:eastAsia="Times New Roman" w:cs="Times New Roman"/>
              </w:rPr>
              <w:t>,1</w:t>
            </w:r>
            <w:proofErr w:type="gramEnd"/>
            <w:r w:rsidRPr="00FF4281">
              <w:rPr>
                <w:rFonts w:eastAsia="Times New Roman" w:cs="Times New Roman"/>
              </w:rPr>
              <w:t xml:space="preserve">=yes) 2: land/sea mask (0=land,1=sea) 3: day/night mask (0=Day,1=Night) 4: twilight (65-82 solar zenith) (0=no,1=yes) 5: snow (0=no,1= snow) 6: sea-ice (0=no,1=sea-ice) 7: phase (0=liquid,1=ice) 8: </w:t>
            </w:r>
            <w:proofErr w:type="spellStart"/>
            <w:r w:rsidRPr="00FF4281">
              <w:rPr>
                <w:rFonts w:eastAsia="Times New Roman" w:cs="Times New Roman"/>
              </w:rPr>
              <w:t>thick_cloud</w:t>
            </w:r>
            <w:proofErr w:type="spellEnd"/>
          </w:p>
        </w:tc>
      </w:tr>
      <w:tr w:rsidR="00FF4281" w:rsidRPr="00FF4281" w14:paraId="68ED98F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72F7426" w14:textId="77777777" w:rsidR="00FF4281" w:rsidRPr="00FF4281" w:rsidRDefault="00FF4281" w:rsidP="00FF4281">
            <w:pPr>
              <w:rPr>
                <w:rFonts w:ascii="Times" w:eastAsia="Times New Roman" w:hAnsi="Times" w:cs="Times New Roman"/>
              </w:rPr>
            </w:pPr>
            <w:r w:rsidRPr="00FF4281">
              <w:rPr>
                <w:rFonts w:eastAsia="Times New Roman" w:cs="Times New Roman"/>
              </w:rPr>
              <w:t>74</w:t>
            </w:r>
          </w:p>
        </w:tc>
        <w:tc>
          <w:tcPr>
            <w:tcW w:w="804" w:type="pct"/>
            <w:tcBorders>
              <w:top w:val="outset" w:sz="6" w:space="0" w:color="auto"/>
              <w:left w:val="outset" w:sz="6" w:space="0" w:color="auto"/>
              <w:bottom w:val="outset" w:sz="6" w:space="0" w:color="auto"/>
              <w:right w:val="outset" w:sz="6" w:space="0" w:color="auto"/>
            </w:tcBorders>
            <w:vAlign w:val="center"/>
            <w:hideMark/>
          </w:tcPr>
          <w:p w14:paraId="2287C91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insolation</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dcomp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4E3B72A4" w14:textId="77777777" w:rsidR="00FF4281" w:rsidRPr="00FF4281" w:rsidRDefault="00FF4281" w:rsidP="00FF4281">
            <w:pPr>
              <w:rPr>
                <w:rFonts w:ascii="Times" w:eastAsia="Times New Roman" w:hAnsi="Times" w:cs="Times New Roman"/>
              </w:rPr>
            </w:pPr>
            <w:r w:rsidRPr="00FF4281">
              <w:rPr>
                <w:rFonts w:eastAsia="Times New Roman" w:cs="Times New Roman"/>
              </w:rPr>
              <w:t>W m-2</w:t>
            </w:r>
          </w:p>
        </w:tc>
        <w:tc>
          <w:tcPr>
            <w:tcW w:w="447" w:type="pct"/>
            <w:tcBorders>
              <w:top w:val="outset" w:sz="6" w:space="0" w:color="auto"/>
              <w:left w:val="outset" w:sz="6" w:space="0" w:color="auto"/>
              <w:bottom w:val="outset" w:sz="6" w:space="0" w:color="auto"/>
              <w:right w:val="outset" w:sz="6" w:space="0" w:color="auto"/>
            </w:tcBorders>
            <w:vAlign w:val="center"/>
            <w:hideMark/>
          </w:tcPr>
          <w:p w14:paraId="59A9E94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66616C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1500.00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58420D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 xml:space="preserve"> </w:t>
            </w:r>
            <w:proofErr w:type="spellStart"/>
            <w:r w:rsidRPr="00FF4281">
              <w:rPr>
                <w:rFonts w:eastAsia="Times New Roman" w:cs="Times New Roman"/>
              </w:rPr>
              <w:t>downwelling</w:t>
            </w:r>
            <w:proofErr w:type="spellEnd"/>
            <w:r w:rsidRPr="00FF4281">
              <w:rPr>
                <w:rFonts w:eastAsia="Times New Roman" w:cs="Times New Roman"/>
              </w:rPr>
              <w:t xml:space="preserve"> shortwave flux computed from the DCOMP cloud </w:t>
            </w:r>
            <w:r w:rsidRPr="00FF4281">
              <w:rPr>
                <w:rFonts w:eastAsia="Times New Roman" w:cs="Times New Roman"/>
              </w:rPr>
              <w:lastRenderedPageBreak/>
              <w:t>properties</w:t>
            </w:r>
          </w:p>
        </w:tc>
      </w:tr>
      <w:tr w:rsidR="00FF4281" w:rsidRPr="00FF4281" w14:paraId="37C3756F"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E117405"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75</w:t>
            </w:r>
          </w:p>
        </w:tc>
        <w:tc>
          <w:tcPr>
            <w:tcW w:w="804" w:type="pct"/>
            <w:tcBorders>
              <w:top w:val="outset" w:sz="6" w:space="0" w:color="auto"/>
              <w:left w:val="outset" w:sz="6" w:space="0" w:color="auto"/>
              <w:bottom w:val="outset" w:sz="6" w:space="0" w:color="auto"/>
              <w:right w:val="outset" w:sz="6" w:space="0" w:color="auto"/>
            </w:tcBorders>
            <w:vAlign w:val="center"/>
            <w:hideMark/>
          </w:tcPr>
          <w:p w14:paraId="7E9CEA8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insolation</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diffuse_</w:t>
            </w:r>
            <w:r w:rsidR="004006C1">
              <w:rPr>
                <w:rFonts w:eastAsia="Times New Roman" w:cs="Times New Roman"/>
              </w:rPr>
              <w:br/>
            </w:r>
            <w:proofErr w:type="spellStart"/>
            <w:r w:rsidRPr="00FF4281">
              <w:rPr>
                <w:rFonts w:eastAsia="Times New Roman" w:cs="Times New Roman"/>
              </w:rPr>
              <w:t>dcomp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4DE7A63" w14:textId="77777777" w:rsidR="00FF4281" w:rsidRPr="00FF4281" w:rsidRDefault="00FF4281" w:rsidP="00FF4281">
            <w:pPr>
              <w:rPr>
                <w:rFonts w:ascii="Times" w:eastAsia="Times New Roman" w:hAnsi="Times" w:cs="Times New Roman"/>
              </w:rPr>
            </w:pPr>
            <w:r w:rsidRPr="00FF4281">
              <w:rPr>
                <w:rFonts w:eastAsia="Times New Roman" w:cs="Times New Roman"/>
              </w:rPr>
              <w:t>W m-2</w:t>
            </w:r>
          </w:p>
        </w:tc>
        <w:tc>
          <w:tcPr>
            <w:tcW w:w="447" w:type="pct"/>
            <w:tcBorders>
              <w:top w:val="outset" w:sz="6" w:space="0" w:color="auto"/>
              <w:left w:val="outset" w:sz="6" w:space="0" w:color="auto"/>
              <w:bottom w:val="outset" w:sz="6" w:space="0" w:color="auto"/>
              <w:right w:val="outset" w:sz="6" w:space="0" w:color="auto"/>
            </w:tcBorders>
            <w:vAlign w:val="center"/>
            <w:hideMark/>
          </w:tcPr>
          <w:p w14:paraId="460A021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8FF8CF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1500.00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ED0B52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diffuse</w:t>
            </w:r>
            <w:proofErr w:type="gramEnd"/>
            <w:r w:rsidRPr="00FF4281">
              <w:rPr>
                <w:rFonts w:eastAsia="Times New Roman" w:cs="Times New Roman"/>
              </w:rPr>
              <w:t xml:space="preserve"> component of the surface </w:t>
            </w:r>
            <w:proofErr w:type="spellStart"/>
            <w:r w:rsidRPr="00FF4281">
              <w:rPr>
                <w:rFonts w:eastAsia="Times New Roman" w:cs="Times New Roman"/>
              </w:rPr>
              <w:t>downwelling</w:t>
            </w:r>
            <w:proofErr w:type="spellEnd"/>
            <w:r w:rsidRPr="00FF4281">
              <w:rPr>
                <w:rFonts w:eastAsia="Times New Roman" w:cs="Times New Roman"/>
              </w:rPr>
              <w:t xml:space="preserve"> shortwave flux computed from the DCOMP cloud properties</w:t>
            </w:r>
          </w:p>
        </w:tc>
      </w:tr>
      <w:tr w:rsidR="00FF4281" w:rsidRPr="00FF4281" w14:paraId="0791F65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07D075A" w14:textId="77777777" w:rsidR="00FF4281" w:rsidRPr="00FF4281" w:rsidRDefault="00FF4281" w:rsidP="00FF4281">
            <w:pPr>
              <w:rPr>
                <w:rFonts w:ascii="Times" w:eastAsia="Times New Roman" w:hAnsi="Times" w:cs="Times New Roman"/>
              </w:rPr>
            </w:pPr>
            <w:r w:rsidRPr="00FF4281">
              <w:rPr>
                <w:rFonts w:eastAsia="Times New Roman" w:cs="Times New Roman"/>
              </w:rPr>
              <w:t>76</w:t>
            </w:r>
          </w:p>
        </w:tc>
        <w:tc>
          <w:tcPr>
            <w:tcW w:w="804" w:type="pct"/>
            <w:tcBorders>
              <w:top w:val="outset" w:sz="6" w:space="0" w:color="auto"/>
              <w:left w:val="outset" w:sz="6" w:space="0" w:color="auto"/>
              <w:bottom w:val="outset" w:sz="6" w:space="0" w:color="auto"/>
              <w:right w:val="outset" w:sz="6" w:space="0" w:color="auto"/>
            </w:tcBorders>
            <w:vAlign w:val="center"/>
            <w:hideMark/>
          </w:tcPr>
          <w:p w14:paraId="378FF458"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_opd</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nlcomp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289D95F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08F98F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-0.200000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FED4E2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DDCB82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optical depth at the nominal wavelength of 0.65 microns, determined from NLCOMP</w:t>
            </w:r>
          </w:p>
        </w:tc>
      </w:tr>
      <w:tr w:rsidR="00FF4281" w:rsidRPr="00FF4281" w14:paraId="3001DC61"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5A4C566" w14:textId="77777777" w:rsidR="00FF4281" w:rsidRPr="00FF4281" w:rsidRDefault="00FF4281" w:rsidP="00FF4281">
            <w:pPr>
              <w:rPr>
                <w:rFonts w:ascii="Times" w:eastAsia="Times New Roman" w:hAnsi="Times" w:cs="Times New Roman"/>
              </w:rPr>
            </w:pPr>
            <w:r w:rsidRPr="00FF4281">
              <w:rPr>
                <w:rFonts w:eastAsia="Times New Roman" w:cs="Times New Roman"/>
              </w:rPr>
              <w:t>77</w:t>
            </w:r>
          </w:p>
        </w:tc>
        <w:tc>
          <w:tcPr>
            <w:tcW w:w="804" w:type="pct"/>
            <w:tcBorders>
              <w:top w:val="outset" w:sz="6" w:space="0" w:color="auto"/>
              <w:left w:val="outset" w:sz="6" w:space="0" w:color="auto"/>
              <w:bottom w:val="outset" w:sz="6" w:space="0" w:color="auto"/>
              <w:right w:val="outset" w:sz="6" w:space="0" w:color="auto"/>
            </w:tcBorders>
            <w:vAlign w:val="center"/>
            <w:hideMark/>
          </w:tcPr>
          <w:p w14:paraId="1D358058"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_reff</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nlcomp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288982D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micron</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E6D47E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16C1B9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B6A81C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effective</w:t>
            </w:r>
            <w:proofErr w:type="gramEnd"/>
            <w:r w:rsidRPr="00FF4281">
              <w:rPr>
                <w:rFonts w:eastAsia="Times New Roman" w:cs="Times New Roman"/>
              </w:rPr>
              <w:t xml:space="preserve"> radius of cloud particles determined from NLCOMP; see attributes for channels used</w:t>
            </w:r>
          </w:p>
        </w:tc>
      </w:tr>
      <w:tr w:rsidR="00FF4281" w:rsidRPr="00FF4281" w14:paraId="510A2CC9"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2704AD8" w14:textId="77777777" w:rsidR="00FF4281" w:rsidRPr="00FF4281" w:rsidRDefault="00FF4281" w:rsidP="00FF4281">
            <w:pPr>
              <w:rPr>
                <w:rFonts w:ascii="Times" w:eastAsia="Times New Roman" w:hAnsi="Times" w:cs="Times New Roman"/>
              </w:rPr>
            </w:pPr>
            <w:r w:rsidRPr="00FF4281">
              <w:rPr>
                <w:rFonts w:eastAsia="Times New Roman" w:cs="Times New Roman"/>
              </w:rPr>
              <w:t>78</w:t>
            </w:r>
          </w:p>
        </w:tc>
        <w:tc>
          <w:tcPr>
            <w:tcW w:w="804" w:type="pct"/>
            <w:tcBorders>
              <w:top w:val="outset" w:sz="6" w:space="0" w:color="auto"/>
              <w:left w:val="outset" w:sz="6" w:space="0" w:color="auto"/>
              <w:bottom w:val="outset" w:sz="6" w:space="0" w:color="auto"/>
              <w:right w:val="outset" w:sz="6" w:space="0" w:color="auto"/>
            </w:tcBorders>
            <w:vAlign w:val="center"/>
            <w:hideMark/>
          </w:tcPr>
          <w:p w14:paraId="38F41B3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_opd</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nlcomp_unc</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7C608B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349439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-0.200000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CB32CB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0C7EE3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uncertainty</w:t>
            </w:r>
            <w:proofErr w:type="gramEnd"/>
            <w:r w:rsidRPr="00FF4281">
              <w:rPr>
                <w:rFonts w:eastAsia="Times New Roman" w:cs="Times New Roman"/>
              </w:rPr>
              <w:t xml:space="preserve"> in cloud optical depth at the nominal wavelength of 0.65 microns, determined from NLCOMP</w:t>
            </w:r>
          </w:p>
        </w:tc>
      </w:tr>
      <w:tr w:rsidR="00FF4281" w:rsidRPr="00FF4281" w14:paraId="1845DE37"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E650A71" w14:textId="77777777" w:rsidR="00FF4281" w:rsidRPr="00FF4281" w:rsidRDefault="00FF4281" w:rsidP="00FF4281">
            <w:pPr>
              <w:rPr>
                <w:rFonts w:ascii="Times" w:eastAsia="Times New Roman" w:hAnsi="Times" w:cs="Times New Roman"/>
              </w:rPr>
            </w:pPr>
            <w:r w:rsidRPr="00FF4281">
              <w:rPr>
                <w:rFonts w:eastAsia="Times New Roman" w:cs="Times New Roman"/>
              </w:rPr>
              <w:t>79</w:t>
            </w:r>
          </w:p>
        </w:tc>
        <w:tc>
          <w:tcPr>
            <w:tcW w:w="804" w:type="pct"/>
            <w:tcBorders>
              <w:top w:val="outset" w:sz="6" w:space="0" w:color="auto"/>
              <w:left w:val="outset" w:sz="6" w:space="0" w:color="auto"/>
              <w:bottom w:val="outset" w:sz="6" w:space="0" w:color="auto"/>
              <w:right w:val="outset" w:sz="6" w:space="0" w:color="auto"/>
            </w:tcBorders>
            <w:vAlign w:val="center"/>
            <w:hideMark/>
          </w:tcPr>
          <w:p w14:paraId="554E4859"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_reff</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nlcomp_unc</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73A5A1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micron</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4A01E4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DB7049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13779B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effective</w:t>
            </w:r>
            <w:proofErr w:type="gramEnd"/>
            <w:r w:rsidRPr="00FF4281">
              <w:rPr>
                <w:rFonts w:eastAsia="Times New Roman" w:cs="Times New Roman"/>
              </w:rPr>
              <w:t xml:space="preserve"> radius of cloud particle determined from NLCOMP; see attributes for channels used</w:t>
            </w:r>
          </w:p>
        </w:tc>
      </w:tr>
      <w:tr w:rsidR="00FF4281" w:rsidRPr="00FF4281" w14:paraId="6F0AD7F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B6AB14E" w14:textId="77777777" w:rsidR="00FF4281" w:rsidRPr="00FF4281" w:rsidRDefault="00FF4281" w:rsidP="00FF4281">
            <w:pPr>
              <w:rPr>
                <w:rFonts w:ascii="Times" w:eastAsia="Times New Roman" w:hAnsi="Times" w:cs="Times New Roman"/>
              </w:rPr>
            </w:pPr>
            <w:r w:rsidRPr="00FF4281">
              <w:rPr>
                <w:rFonts w:eastAsia="Times New Roman" w:cs="Times New Roman"/>
              </w:rPr>
              <w:t>80</w:t>
            </w:r>
          </w:p>
        </w:tc>
        <w:tc>
          <w:tcPr>
            <w:tcW w:w="804" w:type="pct"/>
            <w:tcBorders>
              <w:top w:val="outset" w:sz="6" w:space="0" w:color="auto"/>
              <w:left w:val="outset" w:sz="6" w:space="0" w:color="auto"/>
              <w:bottom w:val="outset" w:sz="6" w:space="0" w:color="auto"/>
              <w:right w:val="outset" w:sz="6" w:space="0" w:color="auto"/>
            </w:tcBorders>
            <w:vAlign w:val="center"/>
            <w:hideMark/>
          </w:tcPr>
          <w:p w14:paraId="5720E88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nlcomp</w:t>
            </w:r>
            <w:proofErr w:type="spellEnd"/>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quality</w:t>
            </w:r>
          </w:p>
        </w:tc>
        <w:tc>
          <w:tcPr>
            <w:tcW w:w="497" w:type="pct"/>
            <w:tcBorders>
              <w:top w:val="outset" w:sz="6" w:space="0" w:color="auto"/>
              <w:left w:val="outset" w:sz="6" w:space="0" w:color="auto"/>
              <w:bottom w:val="outset" w:sz="6" w:space="0" w:color="auto"/>
              <w:right w:val="outset" w:sz="6" w:space="0" w:color="auto"/>
            </w:tcBorders>
            <w:vAlign w:val="center"/>
            <w:hideMark/>
          </w:tcPr>
          <w:p w14:paraId="24868D0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8DCAED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52C468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E9A430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 xml:space="preserve"> flags for NLCOMP products see documentation http://cimss.ssec.wisc.edu/clavr/ 1:Processed (0=no,1=yes) 2:valid COD retrieval (0=yes,1=no) 3:valid REF retrieval (0=yes,1=no) 4:degraded COD retrieval (0=no,1=degraded) 5:degraded REF retrieval (0=no,1=degraded) 6:convergency (0=no,1=yes) 7:gli</w:t>
            </w:r>
          </w:p>
        </w:tc>
      </w:tr>
      <w:tr w:rsidR="00FF4281" w:rsidRPr="00FF4281" w14:paraId="2D713BB7"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E0BBF7A" w14:textId="77777777" w:rsidR="00FF4281" w:rsidRPr="00FF4281" w:rsidRDefault="00FF4281" w:rsidP="00FF4281">
            <w:pPr>
              <w:rPr>
                <w:rFonts w:ascii="Times" w:eastAsia="Times New Roman" w:hAnsi="Times" w:cs="Times New Roman"/>
              </w:rPr>
            </w:pPr>
            <w:r w:rsidRPr="00FF4281">
              <w:rPr>
                <w:rFonts w:eastAsia="Times New Roman" w:cs="Times New Roman"/>
              </w:rPr>
              <w:t>81</w:t>
            </w:r>
          </w:p>
        </w:tc>
        <w:tc>
          <w:tcPr>
            <w:tcW w:w="804" w:type="pct"/>
            <w:tcBorders>
              <w:top w:val="outset" w:sz="6" w:space="0" w:color="auto"/>
              <w:left w:val="outset" w:sz="6" w:space="0" w:color="auto"/>
              <w:bottom w:val="outset" w:sz="6" w:space="0" w:color="auto"/>
              <w:right w:val="outset" w:sz="6" w:space="0" w:color="auto"/>
            </w:tcBorders>
            <w:vAlign w:val="center"/>
            <w:hideMark/>
          </w:tcPr>
          <w:p w14:paraId="73BD6D54"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nlcomp</w:t>
            </w:r>
            <w:proofErr w:type="gramEnd"/>
            <w:r w:rsidRPr="00FF4281">
              <w:rPr>
                <w:rFonts w:eastAsia="Times New Roman" w:cs="Times New Roman"/>
              </w:rPr>
              <w:t>_info</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451830B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C10D5D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CE83CE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475FCD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processing</w:t>
            </w:r>
            <w:proofErr w:type="gramEnd"/>
            <w:r w:rsidRPr="00FF4281">
              <w:rPr>
                <w:rFonts w:eastAsia="Times New Roman" w:cs="Times New Roman"/>
              </w:rPr>
              <w:t xml:space="preserve"> flags for NLCOMP see http://cimss.ssec.wisc.edu/clavr/ 1: info flag set ? (0=no</w:t>
            </w:r>
            <w:proofErr w:type="gramStart"/>
            <w:r w:rsidRPr="00FF4281">
              <w:rPr>
                <w:rFonts w:eastAsia="Times New Roman" w:cs="Times New Roman"/>
              </w:rPr>
              <w:t>,1</w:t>
            </w:r>
            <w:proofErr w:type="gramEnd"/>
            <w:r w:rsidRPr="00FF4281">
              <w:rPr>
                <w:rFonts w:eastAsia="Times New Roman" w:cs="Times New Roman"/>
              </w:rPr>
              <w:t xml:space="preserve">=yes) 2: land/sea mask (0=land,1=sea) 3: day/night mask (0=Day,1=Night) 4: twilight (65-82 solar zenith) (0=no,1=yes) 5: snow (0=no,1= snow) 6: sea-ice (0=no,1=sea-ice) 7: phase (0=liquid,1=ice) 8: </w:t>
            </w:r>
            <w:proofErr w:type="spellStart"/>
            <w:r w:rsidRPr="00FF4281">
              <w:rPr>
                <w:rFonts w:eastAsia="Times New Roman" w:cs="Times New Roman"/>
              </w:rPr>
              <w:t>thick_clou</w:t>
            </w:r>
            <w:proofErr w:type="spellEnd"/>
          </w:p>
        </w:tc>
      </w:tr>
      <w:tr w:rsidR="00FF4281" w:rsidRPr="00FF4281" w14:paraId="06FAF0D0"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C0CA821" w14:textId="77777777" w:rsidR="00FF4281" w:rsidRPr="00FF4281" w:rsidRDefault="00FF4281" w:rsidP="00FF4281">
            <w:pPr>
              <w:rPr>
                <w:rFonts w:ascii="Times" w:eastAsia="Times New Roman" w:hAnsi="Times" w:cs="Times New Roman"/>
              </w:rPr>
            </w:pPr>
            <w:r w:rsidRPr="00FF4281">
              <w:rPr>
                <w:rFonts w:eastAsia="Times New Roman" w:cs="Times New Roman"/>
              </w:rPr>
              <w:t>82</w:t>
            </w:r>
          </w:p>
        </w:tc>
        <w:tc>
          <w:tcPr>
            <w:tcW w:w="804" w:type="pct"/>
            <w:tcBorders>
              <w:top w:val="outset" w:sz="6" w:space="0" w:color="auto"/>
              <w:left w:val="outset" w:sz="6" w:space="0" w:color="auto"/>
              <w:bottom w:val="outset" w:sz="6" w:space="0" w:color="auto"/>
              <w:right w:val="outset" w:sz="6" w:space="0" w:color="auto"/>
            </w:tcBorders>
            <w:vAlign w:val="center"/>
            <w:hideMark/>
          </w:tcPr>
          <w:p w14:paraId="3C9AF33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_albedo_0_65um_</w:t>
            </w:r>
            <w:r w:rsidR="004006C1">
              <w:rPr>
                <w:rFonts w:eastAsia="Times New Roman" w:cs="Times New Roman"/>
              </w:rPr>
              <w:br/>
            </w:r>
            <w:r w:rsidRPr="00FF4281">
              <w:rPr>
                <w:rFonts w:eastAsia="Times New Roman" w:cs="Times New Roman"/>
              </w:rPr>
              <w:t>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1F71A7A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639724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4E1177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A4EAAC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albedo at 0.65 microns nominal from DCOMP</w:t>
            </w:r>
          </w:p>
        </w:tc>
      </w:tr>
      <w:tr w:rsidR="00FF4281" w:rsidRPr="00FF4281" w14:paraId="0088282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3F4FE7A" w14:textId="77777777" w:rsidR="00FF4281" w:rsidRPr="00FF4281" w:rsidRDefault="00FF4281" w:rsidP="00FF4281">
            <w:pPr>
              <w:rPr>
                <w:rFonts w:ascii="Times" w:eastAsia="Times New Roman" w:hAnsi="Times" w:cs="Times New Roman"/>
              </w:rPr>
            </w:pPr>
            <w:r w:rsidRPr="00FF4281">
              <w:rPr>
                <w:rFonts w:eastAsia="Times New Roman" w:cs="Times New Roman"/>
              </w:rPr>
              <w:t>83</w:t>
            </w:r>
          </w:p>
        </w:tc>
        <w:tc>
          <w:tcPr>
            <w:tcW w:w="804" w:type="pct"/>
            <w:tcBorders>
              <w:top w:val="outset" w:sz="6" w:space="0" w:color="auto"/>
              <w:left w:val="outset" w:sz="6" w:space="0" w:color="auto"/>
              <w:bottom w:val="outset" w:sz="6" w:space="0" w:color="auto"/>
              <w:right w:val="outset" w:sz="6" w:space="0" w:color="auto"/>
            </w:tcBorders>
            <w:vAlign w:val="center"/>
            <w:hideMark/>
          </w:tcPr>
          <w:p w14:paraId="48D380E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transmission_0_65um_</w:t>
            </w:r>
            <w:r w:rsidR="004006C1">
              <w:rPr>
                <w:rFonts w:eastAsia="Times New Roman" w:cs="Times New Roman"/>
              </w:rPr>
              <w:br/>
            </w:r>
            <w:r w:rsidRPr="00FF4281">
              <w:rPr>
                <w:rFonts w:eastAsia="Times New Roman" w:cs="Times New Roman"/>
              </w:rPr>
              <w:lastRenderedPageBreak/>
              <w:t>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750453E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lastRenderedPageBreak/>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21319F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1D8AF6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0CD56D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transmission 0.65 microns nominal from DCOMP</w:t>
            </w:r>
          </w:p>
        </w:tc>
      </w:tr>
      <w:tr w:rsidR="00FF4281" w:rsidRPr="00FF4281" w14:paraId="30B3BAD7"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278472B"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84</w:t>
            </w:r>
          </w:p>
        </w:tc>
        <w:tc>
          <w:tcPr>
            <w:tcW w:w="804" w:type="pct"/>
            <w:tcBorders>
              <w:top w:val="outset" w:sz="6" w:space="0" w:color="auto"/>
              <w:left w:val="outset" w:sz="6" w:space="0" w:color="auto"/>
              <w:bottom w:val="outset" w:sz="6" w:space="0" w:color="auto"/>
              <w:right w:val="outset" w:sz="6" w:space="0" w:color="auto"/>
            </w:tcBorders>
            <w:vAlign w:val="center"/>
            <w:hideMark/>
          </w:tcPr>
          <w:p w14:paraId="5B4EF38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fraction</w:t>
            </w:r>
          </w:p>
        </w:tc>
        <w:tc>
          <w:tcPr>
            <w:tcW w:w="497" w:type="pct"/>
            <w:tcBorders>
              <w:top w:val="outset" w:sz="6" w:space="0" w:color="auto"/>
              <w:left w:val="outset" w:sz="6" w:space="0" w:color="auto"/>
              <w:bottom w:val="outset" w:sz="6" w:space="0" w:color="auto"/>
              <w:right w:val="outset" w:sz="6" w:space="0" w:color="auto"/>
            </w:tcBorders>
            <w:vAlign w:val="center"/>
            <w:hideMark/>
          </w:tcPr>
          <w:p w14:paraId="7EE2064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018B1A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0E64534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9DB64B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fraction computed over a 3x3 pixel array at the native resolution centered on this pixel</w:t>
            </w:r>
          </w:p>
        </w:tc>
      </w:tr>
      <w:tr w:rsidR="00FF4281" w:rsidRPr="00FF4281" w14:paraId="577F2421"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A139555" w14:textId="77777777" w:rsidR="00FF4281" w:rsidRPr="00FF4281" w:rsidRDefault="00FF4281" w:rsidP="00FF4281">
            <w:pPr>
              <w:rPr>
                <w:rFonts w:ascii="Times" w:eastAsia="Times New Roman" w:hAnsi="Times" w:cs="Times New Roman"/>
              </w:rPr>
            </w:pPr>
            <w:r w:rsidRPr="00FF4281">
              <w:rPr>
                <w:rFonts w:eastAsia="Times New Roman" w:cs="Times New Roman"/>
              </w:rPr>
              <w:t>85</w:t>
            </w:r>
          </w:p>
        </w:tc>
        <w:tc>
          <w:tcPr>
            <w:tcW w:w="804" w:type="pct"/>
            <w:tcBorders>
              <w:top w:val="outset" w:sz="6" w:space="0" w:color="auto"/>
              <w:left w:val="outset" w:sz="6" w:space="0" w:color="auto"/>
              <w:bottom w:val="outset" w:sz="6" w:space="0" w:color="auto"/>
              <w:right w:val="outset" w:sz="6" w:space="0" w:color="auto"/>
            </w:tcBorders>
            <w:vAlign w:val="center"/>
            <w:hideMark/>
          </w:tcPr>
          <w:p w14:paraId="5C54C5C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fraction_</w:t>
            </w:r>
            <w:r w:rsidR="004006C1">
              <w:rPr>
                <w:rFonts w:eastAsia="Times New Roman" w:cs="Times New Roman"/>
              </w:rPr>
              <w:br/>
            </w:r>
            <w:r w:rsidRPr="00FF4281">
              <w:rPr>
                <w:rFonts w:eastAsia="Times New Roman" w:cs="Times New Roman"/>
              </w:rPr>
              <w:t>uncertainty</w:t>
            </w:r>
          </w:p>
        </w:tc>
        <w:tc>
          <w:tcPr>
            <w:tcW w:w="497" w:type="pct"/>
            <w:tcBorders>
              <w:top w:val="outset" w:sz="6" w:space="0" w:color="auto"/>
              <w:left w:val="outset" w:sz="6" w:space="0" w:color="auto"/>
              <w:bottom w:val="outset" w:sz="6" w:space="0" w:color="auto"/>
              <w:right w:val="outset" w:sz="6" w:space="0" w:color="auto"/>
            </w:tcBorders>
            <w:vAlign w:val="center"/>
            <w:hideMark/>
          </w:tcPr>
          <w:p w14:paraId="3B35474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5FC47A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A55E23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BD3CD7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fraction uncertainty computed over a 3x3 array</w:t>
            </w:r>
          </w:p>
        </w:tc>
      </w:tr>
      <w:tr w:rsidR="00FF4281" w:rsidRPr="00FF4281" w14:paraId="6F72C13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399D929" w14:textId="77777777" w:rsidR="00FF4281" w:rsidRPr="00FF4281" w:rsidRDefault="00FF4281" w:rsidP="00FF4281">
            <w:pPr>
              <w:rPr>
                <w:rFonts w:ascii="Times" w:eastAsia="Times New Roman" w:hAnsi="Times" w:cs="Times New Roman"/>
              </w:rPr>
            </w:pPr>
            <w:r w:rsidRPr="00FF4281">
              <w:rPr>
                <w:rFonts w:eastAsia="Times New Roman" w:cs="Times New Roman"/>
              </w:rPr>
              <w:t>86</w:t>
            </w:r>
          </w:p>
        </w:tc>
        <w:tc>
          <w:tcPr>
            <w:tcW w:w="804" w:type="pct"/>
            <w:tcBorders>
              <w:top w:val="outset" w:sz="6" w:space="0" w:color="auto"/>
              <w:left w:val="outset" w:sz="6" w:space="0" w:color="auto"/>
              <w:bottom w:val="outset" w:sz="6" w:space="0" w:color="auto"/>
              <w:right w:val="outset" w:sz="6" w:space="0" w:color="auto"/>
            </w:tcBorders>
            <w:vAlign w:val="center"/>
            <w:hideMark/>
          </w:tcPr>
          <w:p w14:paraId="002CC53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emissivity</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11um_</w:t>
            </w:r>
            <w:r w:rsidR="004006C1">
              <w:rPr>
                <w:rFonts w:eastAsia="Times New Roman" w:cs="Times New Roman"/>
              </w:rPr>
              <w:br/>
            </w:r>
            <w:proofErr w:type="spellStart"/>
            <w:r w:rsidRPr="00FF4281">
              <w:rPr>
                <w:rFonts w:eastAsia="Times New Roman" w:cs="Times New Roman"/>
              </w:rPr>
              <w:t>tropopause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095FE0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54058B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-0.500000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097855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FE280C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emissivity</w:t>
            </w:r>
            <w:proofErr w:type="gramEnd"/>
            <w:r w:rsidRPr="00FF4281">
              <w:rPr>
                <w:rFonts w:eastAsia="Times New Roman" w:cs="Times New Roman"/>
              </w:rPr>
              <w:t xml:space="preserve"> at the nominal wavelength of 11 microns, assuming the cloud was located at the </w:t>
            </w:r>
            <w:proofErr w:type="spellStart"/>
            <w:r w:rsidRPr="00FF4281">
              <w:rPr>
                <w:rFonts w:eastAsia="Times New Roman" w:cs="Times New Roman"/>
              </w:rPr>
              <w:t>Tropopause</w:t>
            </w:r>
            <w:proofErr w:type="spellEnd"/>
          </w:p>
        </w:tc>
      </w:tr>
      <w:tr w:rsidR="00FF4281" w:rsidRPr="00FF4281" w14:paraId="6C06A3D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06AFE93" w14:textId="77777777" w:rsidR="00FF4281" w:rsidRPr="00FF4281" w:rsidRDefault="00FF4281" w:rsidP="00FF4281">
            <w:pPr>
              <w:rPr>
                <w:rFonts w:ascii="Times" w:eastAsia="Times New Roman" w:hAnsi="Times" w:cs="Times New Roman"/>
              </w:rPr>
            </w:pPr>
            <w:r w:rsidRPr="00FF4281">
              <w:rPr>
                <w:rFonts w:eastAsia="Times New Roman" w:cs="Times New Roman"/>
              </w:rPr>
              <w:t>87</w:t>
            </w:r>
          </w:p>
        </w:tc>
        <w:tc>
          <w:tcPr>
            <w:tcW w:w="804" w:type="pct"/>
            <w:tcBorders>
              <w:top w:val="outset" w:sz="6" w:space="0" w:color="auto"/>
              <w:left w:val="outset" w:sz="6" w:space="0" w:color="auto"/>
              <w:bottom w:val="outset" w:sz="6" w:space="0" w:color="auto"/>
              <w:right w:val="outset" w:sz="6" w:space="0" w:color="auto"/>
            </w:tcBorders>
            <w:vAlign w:val="center"/>
            <w:hideMark/>
          </w:tcPr>
          <w:p w14:paraId="43B50BA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aot</w:t>
            </w:r>
            <w:proofErr w:type="gramEnd"/>
            <w:r w:rsidRPr="00FF4281">
              <w:rPr>
                <w:rFonts w:eastAsia="Times New Roman" w:cs="Times New Roman"/>
              </w:rPr>
              <w:t>_0_65um_nom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138D76C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512EAC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-0.200000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1C6253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5.00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98DB28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optical</w:t>
            </w:r>
            <w:proofErr w:type="gramEnd"/>
            <w:r w:rsidRPr="00FF4281">
              <w:rPr>
                <w:rFonts w:eastAsia="Times New Roman" w:cs="Times New Roman"/>
              </w:rPr>
              <w:t xml:space="preserve"> thickness of atmosphere layer due to aerosol at the nominal wavelength of 0.65 microns</w:t>
            </w:r>
          </w:p>
        </w:tc>
      </w:tr>
      <w:tr w:rsidR="00FF4281" w:rsidRPr="00FF4281" w14:paraId="4BF76780"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5C80476" w14:textId="77777777" w:rsidR="00FF4281" w:rsidRPr="00FF4281" w:rsidRDefault="00FF4281" w:rsidP="00FF4281">
            <w:pPr>
              <w:rPr>
                <w:rFonts w:ascii="Times" w:eastAsia="Times New Roman" w:hAnsi="Times" w:cs="Times New Roman"/>
              </w:rPr>
            </w:pPr>
            <w:r w:rsidRPr="00FF4281">
              <w:rPr>
                <w:rFonts w:eastAsia="Times New Roman" w:cs="Times New Roman"/>
              </w:rPr>
              <w:t>88</w:t>
            </w:r>
          </w:p>
        </w:tc>
        <w:tc>
          <w:tcPr>
            <w:tcW w:w="804" w:type="pct"/>
            <w:tcBorders>
              <w:top w:val="outset" w:sz="6" w:space="0" w:color="auto"/>
              <w:left w:val="outset" w:sz="6" w:space="0" w:color="auto"/>
              <w:bottom w:val="outset" w:sz="6" w:space="0" w:color="auto"/>
              <w:right w:val="outset" w:sz="6" w:space="0" w:color="auto"/>
            </w:tcBorders>
            <w:vAlign w:val="center"/>
            <w:hideMark/>
          </w:tcPr>
          <w:p w14:paraId="755FF3D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aot</w:t>
            </w:r>
            <w:proofErr w:type="gramEnd"/>
            <w:r w:rsidRPr="00FF4281">
              <w:rPr>
                <w:rFonts w:eastAsia="Times New Roman" w:cs="Times New Roman"/>
              </w:rPr>
              <w:t>_0_86um_nom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7D1B4CA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B59C8E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-0.200000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E7C9B4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5.00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D5E0BC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optical</w:t>
            </w:r>
            <w:proofErr w:type="gramEnd"/>
            <w:r w:rsidRPr="00FF4281">
              <w:rPr>
                <w:rFonts w:eastAsia="Times New Roman" w:cs="Times New Roman"/>
              </w:rPr>
              <w:t xml:space="preserve"> thickness of atmosphere layer due to aerosol at the nominal wavelength of 0.86 microns</w:t>
            </w:r>
          </w:p>
        </w:tc>
      </w:tr>
      <w:tr w:rsidR="00FF4281" w:rsidRPr="00FF4281" w14:paraId="2E8D71D0"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D4A83F8" w14:textId="77777777" w:rsidR="00FF4281" w:rsidRPr="00FF4281" w:rsidRDefault="00FF4281" w:rsidP="00FF4281">
            <w:pPr>
              <w:rPr>
                <w:rFonts w:ascii="Times" w:eastAsia="Times New Roman" w:hAnsi="Times" w:cs="Times New Roman"/>
              </w:rPr>
            </w:pPr>
            <w:r w:rsidRPr="00FF4281">
              <w:rPr>
                <w:rFonts w:eastAsia="Times New Roman" w:cs="Times New Roman"/>
              </w:rPr>
              <w:t>89</w:t>
            </w:r>
          </w:p>
        </w:tc>
        <w:tc>
          <w:tcPr>
            <w:tcW w:w="804" w:type="pct"/>
            <w:tcBorders>
              <w:top w:val="outset" w:sz="6" w:space="0" w:color="auto"/>
              <w:left w:val="outset" w:sz="6" w:space="0" w:color="auto"/>
              <w:bottom w:val="outset" w:sz="6" w:space="0" w:color="auto"/>
              <w:right w:val="outset" w:sz="6" w:space="0" w:color="auto"/>
            </w:tcBorders>
            <w:vAlign w:val="center"/>
            <w:hideMark/>
          </w:tcPr>
          <w:p w14:paraId="5EB5C59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aot</w:t>
            </w:r>
            <w:proofErr w:type="gramEnd"/>
            <w:r w:rsidRPr="00FF4281">
              <w:rPr>
                <w:rFonts w:eastAsia="Times New Roman" w:cs="Times New Roman"/>
              </w:rPr>
              <w:t>_1_6um_</w:t>
            </w:r>
            <w:r w:rsidR="004006C1">
              <w:rPr>
                <w:rFonts w:eastAsia="Times New Roman" w:cs="Times New Roman"/>
              </w:rPr>
              <w:br/>
            </w:r>
            <w:r w:rsidRPr="00FF4281">
              <w:rPr>
                <w:rFonts w:eastAsia="Times New Roman" w:cs="Times New Roman"/>
              </w:rPr>
              <w:t>nom</w:t>
            </w:r>
          </w:p>
        </w:tc>
        <w:tc>
          <w:tcPr>
            <w:tcW w:w="497" w:type="pct"/>
            <w:tcBorders>
              <w:top w:val="outset" w:sz="6" w:space="0" w:color="auto"/>
              <w:left w:val="outset" w:sz="6" w:space="0" w:color="auto"/>
              <w:bottom w:val="outset" w:sz="6" w:space="0" w:color="auto"/>
              <w:right w:val="outset" w:sz="6" w:space="0" w:color="auto"/>
            </w:tcBorders>
            <w:vAlign w:val="center"/>
            <w:hideMark/>
          </w:tcPr>
          <w:p w14:paraId="7E692AE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3A0015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-0.200000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C5F3DC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5.00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CD2658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optical</w:t>
            </w:r>
            <w:proofErr w:type="gramEnd"/>
            <w:r w:rsidRPr="00FF4281">
              <w:rPr>
                <w:rFonts w:eastAsia="Times New Roman" w:cs="Times New Roman"/>
              </w:rPr>
              <w:t xml:space="preserve"> thickness of atmosphere layer due to aerosol at the nominal wavelength of 1.6 microns</w:t>
            </w:r>
          </w:p>
        </w:tc>
      </w:tr>
      <w:tr w:rsidR="00FF4281" w:rsidRPr="00FF4281" w14:paraId="03874004"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35411F5" w14:textId="77777777" w:rsidR="00FF4281" w:rsidRPr="00FF4281" w:rsidRDefault="00FF4281" w:rsidP="00FF4281">
            <w:pPr>
              <w:rPr>
                <w:rFonts w:ascii="Times" w:eastAsia="Times New Roman" w:hAnsi="Times" w:cs="Times New Roman"/>
              </w:rPr>
            </w:pPr>
            <w:r w:rsidRPr="00FF4281">
              <w:rPr>
                <w:rFonts w:eastAsia="Times New Roman" w:cs="Times New Roman"/>
              </w:rPr>
              <w:t>90</w:t>
            </w:r>
          </w:p>
        </w:tc>
        <w:tc>
          <w:tcPr>
            <w:tcW w:w="804" w:type="pct"/>
            <w:tcBorders>
              <w:top w:val="outset" w:sz="6" w:space="0" w:color="auto"/>
              <w:left w:val="outset" w:sz="6" w:space="0" w:color="auto"/>
              <w:bottom w:val="outset" w:sz="6" w:space="0" w:color="auto"/>
              <w:right w:val="outset" w:sz="6" w:space="0" w:color="auto"/>
            </w:tcBorders>
            <w:vAlign w:val="center"/>
            <w:hideMark/>
          </w:tcPr>
          <w:p w14:paraId="4B418BDE"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aot</w:t>
            </w:r>
            <w:proofErr w:type="gramEnd"/>
            <w:r w:rsidRPr="00FF4281">
              <w:rPr>
                <w:rFonts w:eastAsia="Times New Roman" w:cs="Times New Roman"/>
              </w:rPr>
              <w:t>_qf</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2C9F8F6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04D456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-0.200000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F6C31D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5.00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4C20D5B"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 xml:space="preserve"> flag for optical thickness of atmosphere layer</w:t>
            </w:r>
          </w:p>
        </w:tc>
      </w:tr>
      <w:tr w:rsidR="00FF4281" w:rsidRPr="00FF4281" w14:paraId="187A97AD"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6AF98C4" w14:textId="77777777" w:rsidR="00FF4281" w:rsidRPr="00FF4281" w:rsidRDefault="00FF4281" w:rsidP="00FF4281">
            <w:pPr>
              <w:rPr>
                <w:rFonts w:ascii="Times" w:eastAsia="Times New Roman" w:hAnsi="Times" w:cs="Times New Roman"/>
              </w:rPr>
            </w:pPr>
            <w:r w:rsidRPr="00FF4281">
              <w:rPr>
                <w:rFonts w:eastAsia="Times New Roman" w:cs="Times New Roman"/>
              </w:rPr>
              <w:t>91</w:t>
            </w:r>
          </w:p>
        </w:tc>
        <w:tc>
          <w:tcPr>
            <w:tcW w:w="804" w:type="pct"/>
            <w:tcBorders>
              <w:top w:val="outset" w:sz="6" w:space="0" w:color="auto"/>
              <w:left w:val="outset" w:sz="6" w:space="0" w:color="auto"/>
              <w:bottom w:val="outset" w:sz="6" w:space="0" w:color="auto"/>
              <w:right w:val="outset" w:sz="6" w:space="0" w:color="auto"/>
            </w:tcBorders>
            <w:vAlign w:val="center"/>
            <w:hideMark/>
          </w:tcPr>
          <w:p w14:paraId="498483B3"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olr</w:t>
            </w:r>
            <w:proofErr w:type="spellEnd"/>
            <w:proofErr w:type="gramEnd"/>
          </w:p>
        </w:tc>
        <w:tc>
          <w:tcPr>
            <w:tcW w:w="497" w:type="pct"/>
            <w:tcBorders>
              <w:top w:val="outset" w:sz="6" w:space="0" w:color="auto"/>
              <w:left w:val="outset" w:sz="6" w:space="0" w:color="auto"/>
              <w:bottom w:val="outset" w:sz="6" w:space="0" w:color="auto"/>
              <w:right w:val="outset" w:sz="6" w:space="0" w:color="auto"/>
            </w:tcBorders>
            <w:vAlign w:val="center"/>
            <w:hideMark/>
          </w:tcPr>
          <w:p w14:paraId="7BBD4476" w14:textId="77777777" w:rsidR="00FF4281" w:rsidRPr="00FF4281" w:rsidRDefault="00FF4281" w:rsidP="00FF4281">
            <w:pPr>
              <w:rPr>
                <w:rFonts w:ascii="Times" w:eastAsia="Times New Roman" w:hAnsi="Times" w:cs="Times New Roman"/>
              </w:rPr>
            </w:pPr>
            <w:r w:rsidRPr="00FF4281">
              <w:rPr>
                <w:rFonts w:eastAsia="Times New Roman" w:cs="Times New Roman"/>
              </w:rPr>
              <w:t>W m-2</w:t>
            </w:r>
          </w:p>
        </w:tc>
        <w:tc>
          <w:tcPr>
            <w:tcW w:w="447" w:type="pct"/>
            <w:tcBorders>
              <w:top w:val="outset" w:sz="6" w:space="0" w:color="auto"/>
              <w:left w:val="outset" w:sz="6" w:space="0" w:color="auto"/>
              <w:bottom w:val="outset" w:sz="6" w:space="0" w:color="auto"/>
              <w:right w:val="outset" w:sz="6" w:space="0" w:color="auto"/>
            </w:tcBorders>
            <w:vAlign w:val="center"/>
            <w:hideMark/>
          </w:tcPr>
          <w:p w14:paraId="26F86C4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50.0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35F0B7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350.0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047404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outgoing </w:t>
            </w:r>
            <w:proofErr w:type="spellStart"/>
            <w:r w:rsidRPr="00FF4281">
              <w:rPr>
                <w:rFonts w:eastAsia="Times New Roman" w:cs="Times New Roman"/>
              </w:rPr>
              <w:t>longwave</w:t>
            </w:r>
            <w:proofErr w:type="spellEnd"/>
            <w:r w:rsidRPr="00FF4281">
              <w:rPr>
                <w:rFonts w:eastAsia="Times New Roman" w:cs="Times New Roman"/>
              </w:rPr>
              <w:t xml:space="preserve"> radiation</w:t>
            </w:r>
          </w:p>
        </w:tc>
      </w:tr>
      <w:tr w:rsidR="00FF4281" w:rsidRPr="00FF4281" w14:paraId="6CA16000"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2198930" w14:textId="77777777" w:rsidR="00FF4281" w:rsidRPr="00FF4281" w:rsidRDefault="00FF4281" w:rsidP="00FF4281">
            <w:pPr>
              <w:rPr>
                <w:rFonts w:ascii="Times" w:eastAsia="Times New Roman" w:hAnsi="Times" w:cs="Times New Roman"/>
              </w:rPr>
            </w:pPr>
            <w:r w:rsidRPr="00FF4281">
              <w:rPr>
                <w:rFonts w:eastAsia="Times New Roman" w:cs="Times New Roman"/>
              </w:rPr>
              <w:t>92</w:t>
            </w:r>
          </w:p>
        </w:tc>
        <w:tc>
          <w:tcPr>
            <w:tcW w:w="804" w:type="pct"/>
            <w:tcBorders>
              <w:top w:val="outset" w:sz="6" w:space="0" w:color="auto"/>
              <w:left w:val="outset" w:sz="6" w:space="0" w:color="auto"/>
              <w:bottom w:val="outset" w:sz="6" w:space="0" w:color="auto"/>
              <w:right w:val="outset" w:sz="6" w:space="0" w:color="auto"/>
            </w:tcBorders>
            <w:vAlign w:val="center"/>
            <w:hideMark/>
          </w:tcPr>
          <w:p w14:paraId="18B0B8E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insolation</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sasrab</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4EB22DD0" w14:textId="77777777" w:rsidR="00FF4281" w:rsidRPr="00FF4281" w:rsidRDefault="00FF4281" w:rsidP="00FF4281">
            <w:pPr>
              <w:rPr>
                <w:rFonts w:ascii="Times" w:eastAsia="Times New Roman" w:hAnsi="Times" w:cs="Times New Roman"/>
              </w:rPr>
            </w:pPr>
            <w:r w:rsidRPr="00FF4281">
              <w:rPr>
                <w:rFonts w:eastAsia="Times New Roman" w:cs="Times New Roman"/>
              </w:rPr>
              <w:t>W m-2</w:t>
            </w:r>
          </w:p>
        </w:tc>
        <w:tc>
          <w:tcPr>
            <w:tcW w:w="447" w:type="pct"/>
            <w:tcBorders>
              <w:top w:val="outset" w:sz="6" w:space="0" w:color="auto"/>
              <w:left w:val="outset" w:sz="6" w:space="0" w:color="auto"/>
              <w:bottom w:val="outset" w:sz="6" w:space="0" w:color="auto"/>
              <w:right w:val="outset" w:sz="6" w:space="0" w:color="auto"/>
            </w:tcBorders>
            <w:vAlign w:val="center"/>
            <w:hideMark/>
          </w:tcPr>
          <w:p w14:paraId="249471B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DDC05B9"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1500.00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CD46E8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 xml:space="preserve"> </w:t>
            </w:r>
            <w:proofErr w:type="spellStart"/>
            <w:r w:rsidRPr="00FF4281">
              <w:rPr>
                <w:rFonts w:eastAsia="Times New Roman" w:cs="Times New Roman"/>
              </w:rPr>
              <w:t>downwelling</w:t>
            </w:r>
            <w:proofErr w:type="spellEnd"/>
            <w:r w:rsidRPr="00FF4281">
              <w:rPr>
                <w:rFonts w:eastAsia="Times New Roman" w:cs="Times New Roman"/>
              </w:rPr>
              <w:t xml:space="preserve"> shortwave flux computed from the SASRAB routine</w:t>
            </w:r>
          </w:p>
        </w:tc>
      </w:tr>
      <w:tr w:rsidR="00FF4281" w:rsidRPr="00FF4281" w14:paraId="2D24184C"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5ECBEDD" w14:textId="77777777" w:rsidR="00FF4281" w:rsidRPr="00FF4281" w:rsidRDefault="00FF4281" w:rsidP="00FF4281">
            <w:pPr>
              <w:rPr>
                <w:rFonts w:ascii="Times" w:eastAsia="Times New Roman" w:hAnsi="Times" w:cs="Times New Roman"/>
              </w:rPr>
            </w:pPr>
            <w:r w:rsidRPr="00FF4281">
              <w:rPr>
                <w:rFonts w:eastAsia="Times New Roman" w:cs="Times New Roman"/>
              </w:rPr>
              <w:t>93</w:t>
            </w:r>
          </w:p>
        </w:tc>
        <w:tc>
          <w:tcPr>
            <w:tcW w:w="804" w:type="pct"/>
            <w:tcBorders>
              <w:top w:val="outset" w:sz="6" w:space="0" w:color="auto"/>
              <w:left w:val="outset" w:sz="6" w:space="0" w:color="auto"/>
              <w:bottom w:val="outset" w:sz="6" w:space="0" w:color="auto"/>
              <w:right w:val="outset" w:sz="6" w:space="0" w:color="auto"/>
            </w:tcBorders>
            <w:vAlign w:val="center"/>
            <w:hideMark/>
          </w:tcPr>
          <w:p w14:paraId="6662D64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insolation</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diffuse_</w:t>
            </w:r>
            <w:r w:rsidR="004006C1">
              <w:rPr>
                <w:rFonts w:eastAsia="Times New Roman" w:cs="Times New Roman"/>
              </w:rPr>
              <w:br/>
            </w:r>
            <w:proofErr w:type="spellStart"/>
            <w:r w:rsidRPr="00FF4281">
              <w:rPr>
                <w:rFonts w:eastAsia="Times New Roman" w:cs="Times New Roman"/>
              </w:rPr>
              <w:t>sasrab</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78C2A818" w14:textId="77777777" w:rsidR="00FF4281" w:rsidRPr="00FF4281" w:rsidRDefault="00FF4281" w:rsidP="00FF4281">
            <w:pPr>
              <w:rPr>
                <w:rFonts w:ascii="Times" w:eastAsia="Times New Roman" w:hAnsi="Times" w:cs="Times New Roman"/>
              </w:rPr>
            </w:pPr>
            <w:r w:rsidRPr="00FF4281">
              <w:rPr>
                <w:rFonts w:eastAsia="Times New Roman" w:cs="Times New Roman"/>
              </w:rPr>
              <w:t>W m-2</w:t>
            </w:r>
          </w:p>
        </w:tc>
        <w:tc>
          <w:tcPr>
            <w:tcW w:w="447" w:type="pct"/>
            <w:tcBorders>
              <w:top w:val="outset" w:sz="6" w:space="0" w:color="auto"/>
              <w:left w:val="outset" w:sz="6" w:space="0" w:color="auto"/>
              <w:bottom w:val="outset" w:sz="6" w:space="0" w:color="auto"/>
              <w:right w:val="outset" w:sz="6" w:space="0" w:color="auto"/>
            </w:tcBorders>
            <w:vAlign w:val="center"/>
            <w:hideMark/>
          </w:tcPr>
          <w:p w14:paraId="5EB7A62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66E866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1500.00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927F66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diffuse</w:t>
            </w:r>
            <w:proofErr w:type="gramEnd"/>
            <w:r w:rsidRPr="00FF4281">
              <w:rPr>
                <w:rFonts w:eastAsia="Times New Roman" w:cs="Times New Roman"/>
              </w:rPr>
              <w:t xml:space="preserve"> component of the surface </w:t>
            </w:r>
            <w:proofErr w:type="spellStart"/>
            <w:r w:rsidRPr="00FF4281">
              <w:rPr>
                <w:rFonts w:eastAsia="Times New Roman" w:cs="Times New Roman"/>
              </w:rPr>
              <w:t>downwelling</w:t>
            </w:r>
            <w:proofErr w:type="spellEnd"/>
            <w:r w:rsidRPr="00FF4281">
              <w:rPr>
                <w:rFonts w:eastAsia="Times New Roman" w:cs="Times New Roman"/>
              </w:rPr>
              <w:t xml:space="preserve"> shortwave flux computed from the SASRAB routine</w:t>
            </w:r>
          </w:p>
        </w:tc>
      </w:tr>
      <w:tr w:rsidR="00FF4281" w:rsidRPr="00FF4281" w14:paraId="1FBA728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CC4D767" w14:textId="77777777" w:rsidR="00FF4281" w:rsidRPr="00FF4281" w:rsidRDefault="00FF4281" w:rsidP="00FF4281">
            <w:pPr>
              <w:rPr>
                <w:rFonts w:ascii="Times" w:eastAsia="Times New Roman" w:hAnsi="Times" w:cs="Times New Roman"/>
              </w:rPr>
            </w:pPr>
            <w:r w:rsidRPr="00FF4281">
              <w:rPr>
                <w:rFonts w:eastAsia="Times New Roman" w:cs="Times New Roman"/>
              </w:rPr>
              <w:t>94</w:t>
            </w:r>
          </w:p>
        </w:tc>
        <w:tc>
          <w:tcPr>
            <w:tcW w:w="804" w:type="pct"/>
            <w:tcBorders>
              <w:top w:val="outset" w:sz="6" w:space="0" w:color="auto"/>
              <w:left w:val="outset" w:sz="6" w:space="0" w:color="auto"/>
              <w:bottom w:val="outset" w:sz="6" w:space="0" w:color="auto"/>
              <w:right w:val="outset" w:sz="6" w:space="0" w:color="auto"/>
            </w:tcBorders>
            <w:vAlign w:val="center"/>
            <w:hideMark/>
          </w:tcPr>
          <w:p w14:paraId="06886250"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ndvi</w:t>
            </w:r>
            <w:proofErr w:type="gramEnd"/>
            <w:r w:rsidRPr="00FF4281">
              <w:rPr>
                <w:rFonts w:eastAsia="Times New Roman" w:cs="Times New Roman"/>
              </w:rPr>
              <w:t>_sfc</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9304D0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D073D8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-0.500000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9D09B9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2EED6F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normalized</w:t>
            </w:r>
            <w:proofErr w:type="gramEnd"/>
            <w:r w:rsidRPr="00FF4281">
              <w:rPr>
                <w:rFonts w:eastAsia="Times New Roman" w:cs="Times New Roman"/>
              </w:rPr>
              <w:t xml:space="preserve"> difference vegetation index, atmospherically corrected</w:t>
            </w:r>
          </w:p>
        </w:tc>
      </w:tr>
      <w:tr w:rsidR="00FF4281" w:rsidRPr="00FF4281" w14:paraId="71346B30"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EC8EEAD" w14:textId="77777777" w:rsidR="00FF4281" w:rsidRPr="00FF4281" w:rsidRDefault="00FF4281" w:rsidP="00FF4281">
            <w:pPr>
              <w:rPr>
                <w:rFonts w:ascii="Times" w:eastAsia="Times New Roman" w:hAnsi="Times" w:cs="Times New Roman"/>
              </w:rPr>
            </w:pPr>
            <w:r w:rsidRPr="00FF4281">
              <w:rPr>
                <w:rFonts w:eastAsia="Times New Roman" w:cs="Times New Roman"/>
              </w:rPr>
              <w:t>95</w:t>
            </w:r>
          </w:p>
        </w:tc>
        <w:tc>
          <w:tcPr>
            <w:tcW w:w="804" w:type="pct"/>
            <w:tcBorders>
              <w:top w:val="outset" w:sz="6" w:space="0" w:color="auto"/>
              <w:left w:val="outset" w:sz="6" w:space="0" w:color="auto"/>
              <w:bottom w:val="outset" w:sz="6" w:space="0" w:color="auto"/>
              <w:right w:val="outset" w:sz="6" w:space="0" w:color="auto"/>
            </w:tcBorders>
            <w:vAlign w:val="center"/>
            <w:hideMark/>
          </w:tcPr>
          <w:p w14:paraId="0D794BD3"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ndvi</w:t>
            </w:r>
            <w:proofErr w:type="gramEnd"/>
            <w:r w:rsidRPr="00FF4281">
              <w:rPr>
                <w:rFonts w:eastAsia="Times New Roman" w:cs="Times New Roman"/>
              </w:rPr>
              <w:t>_sfc</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white_sky</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15EA37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26B2B0F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-0.500000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03C340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0A3A66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normalized</w:t>
            </w:r>
            <w:proofErr w:type="gramEnd"/>
            <w:r w:rsidRPr="00FF4281">
              <w:rPr>
                <w:rFonts w:eastAsia="Times New Roman" w:cs="Times New Roman"/>
              </w:rPr>
              <w:t xml:space="preserve"> difference vegetation index, atmospherically corrected, </w:t>
            </w:r>
            <w:proofErr w:type="spellStart"/>
            <w:r w:rsidRPr="00FF4281">
              <w:rPr>
                <w:rFonts w:eastAsia="Times New Roman" w:cs="Times New Roman"/>
              </w:rPr>
              <w:t>modis</w:t>
            </w:r>
            <w:proofErr w:type="spellEnd"/>
            <w:r w:rsidRPr="00FF4281">
              <w:rPr>
                <w:rFonts w:eastAsia="Times New Roman" w:cs="Times New Roman"/>
              </w:rPr>
              <w:t xml:space="preserve"> white sky</w:t>
            </w:r>
          </w:p>
        </w:tc>
      </w:tr>
      <w:tr w:rsidR="00FF4281" w:rsidRPr="00FF4281" w14:paraId="39A89F6D"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30112DB" w14:textId="77777777" w:rsidR="00FF4281" w:rsidRPr="00FF4281" w:rsidRDefault="00FF4281" w:rsidP="00FF4281">
            <w:pPr>
              <w:rPr>
                <w:rFonts w:ascii="Times" w:eastAsia="Times New Roman" w:hAnsi="Times" w:cs="Times New Roman"/>
              </w:rPr>
            </w:pPr>
            <w:r w:rsidRPr="00FF4281">
              <w:rPr>
                <w:rFonts w:eastAsia="Times New Roman" w:cs="Times New Roman"/>
              </w:rPr>
              <w:t>96</w:t>
            </w:r>
          </w:p>
        </w:tc>
        <w:tc>
          <w:tcPr>
            <w:tcW w:w="804" w:type="pct"/>
            <w:tcBorders>
              <w:top w:val="outset" w:sz="6" w:space="0" w:color="auto"/>
              <w:left w:val="outset" w:sz="6" w:space="0" w:color="auto"/>
              <w:bottom w:val="outset" w:sz="6" w:space="0" w:color="auto"/>
              <w:right w:val="outset" w:sz="6" w:space="0" w:color="auto"/>
            </w:tcBorders>
            <w:vAlign w:val="center"/>
            <w:hideMark/>
          </w:tcPr>
          <w:p w14:paraId="5B3D018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temperature_retrieved</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4E713539"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6813A29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452A29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133C21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 xml:space="preserve"> temperature retrieved using atmospherically corrected 11 micron radiance</w:t>
            </w:r>
          </w:p>
        </w:tc>
      </w:tr>
      <w:tr w:rsidR="00FF4281" w:rsidRPr="00FF4281" w14:paraId="5E4182B4"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4F8FA9C" w14:textId="77777777" w:rsidR="00FF4281" w:rsidRPr="00FF4281" w:rsidRDefault="00FF4281" w:rsidP="00FF4281">
            <w:pPr>
              <w:rPr>
                <w:rFonts w:ascii="Times" w:eastAsia="Times New Roman" w:hAnsi="Times" w:cs="Times New Roman"/>
              </w:rPr>
            </w:pPr>
            <w:r w:rsidRPr="00FF4281">
              <w:rPr>
                <w:rFonts w:eastAsia="Times New Roman" w:cs="Times New Roman"/>
              </w:rPr>
              <w:t>97</w:t>
            </w:r>
          </w:p>
        </w:tc>
        <w:tc>
          <w:tcPr>
            <w:tcW w:w="804" w:type="pct"/>
            <w:tcBorders>
              <w:top w:val="outset" w:sz="6" w:space="0" w:color="auto"/>
              <w:left w:val="outset" w:sz="6" w:space="0" w:color="auto"/>
              <w:bottom w:val="outset" w:sz="6" w:space="0" w:color="auto"/>
              <w:right w:val="outset" w:sz="6" w:space="0" w:color="auto"/>
            </w:tcBorders>
            <w:vAlign w:val="center"/>
            <w:hideMark/>
          </w:tcPr>
          <w:p w14:paraId="2EB2E1BA"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surface</w:t>
            </w:r>
            <w:proofErr w:type="gramEnd"/>
            <w:r w:rsidRPr="00FF4281">
              <w:rPr>
                <w:rFonts w:eastAsia="Times New Roman" w:cs="Times New Roman"/>
              </w:rPr>
              <w:t>_air</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temperature_nwp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1F8A791C"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1E54E72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A34EE6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BA9DAF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 xml:space="preserve"> air temperature from NWP ancillary data</w:t>
            </w:r>
          </w:p>
        </w:tc>
      </w:tr>
      <w:tr w:rsidR="00FF4281" w:rsidRPr="00FF4281" w14:paraId="680B9AF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24018D9"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98</w:t>
            </w:r>
          </w:p>
        </w:tc>
        <w:tc>
          <w:tcPr>
            <w:tcW w:w="804" w:type="pct"/>
            <w:tcBorders>
              <w:top w:val="outset" w:sz="6" w:space="0" w:color="auto"/>
              <w:left w:val="outset" w:sz="6" w:space="0" w:color="auto"/>
              <w:bottom w:val="outset" w:sz="6" w:space="0" w:color="auto"/>
              <w:right w:val="outset" w:sz="6" w:space="0" w:color="auto"/>
            </w:tcBorders>
            <w:vAlign w:val="center"/>
            <w:hideMark/>
          </w:tcPr>
          <w:p w14:paraId="4005EE0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radiation_</w:t>
            </w:r>
            <w:r w:rsidR="004006C1">
              <w:rPr>
                <w:rFonts w:eastAsia="Times New Roman" w:cs="Times New Roman"/>
              </w:rPr>
              <w:br/>
            </w:r>
            <w:proofErr w:type="spellStart"/>
            <w:r w:rsidRPr="00FF4281">
              <w:rPr>
                <w:rFonts w:eastAsia="Times New Roman" w:cs="Times New Roman"/>
              </w:rPr>
              <w:t>temperature_retrieved</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E8A9C40"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6699252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C343F1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B640B2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 xml:space="preserve"> radiation temperature retrieved using atmospherically corrected 11 micron radiance assuming a black surface</w:t>
            </w:r>
          </w:p>
        </w:tc>
      </w:tr>
      <w:tr w:rsidR="00FF4281" w:rsidRPr="00FF4281" w14:paraId="79F1550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0442B54" w14:textId="77777777" w:rsidR="00FF4281" w:rsidRPr="00FF4281" w:rsidRDefault="00FF4281" w:rsidP="00FF4281">
            <w:pPr>
              <w:rPr>
                <w:rFonts w:ascii="Times" w:eastAsia="Times New Roman" w:hAnsi="Times" w:cs="Times New Roman"/>
              </w:rPr>
            </w:pPr>
            <w:r w:rsidRPr="00FF4281">
              <w:rPr>
                <w:rFonts w:eastAsia="Times New Roman" w:cs="Times New Roman"/>
              </w:rPr>
              <w:t>99</w:t>
            </w:r>
          </w:p>
        </w:tc>
        <w:tc>
          <w:tcPr>
            <w:tcW w:w="804" w:type="pct"/>
            <w:tcBorders>
              <w:top w:val="outset" w:sz="6" w:space="0" w:color="auto"/>
              <w:left w:val="outset" w:sz="6" w:space="0" w:color="auto"/>
              <w:bottom w:val="outset" w:sz="6" w:space="0" w:color="auto"/>
              <w:right w:val="outset" w:sz="6" w:space="0" w:color="auto"/>
            </w:tcBorders>
            <w:vAlign w:val="center"/>
            <w:hideMark/>
          </w:tcPr>
          <w:p w14:paraId="723F013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temperature_background</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761DA02C"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69969D0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2144A0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F67BE02"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 xml:space="preserve"> temperature assumed using ancillary data sources</w:t>
            </w:r>
          </w:p>
        </w:tc>
      </w:tr>
      <w:tr w:rsidR="00FF4281" w:rsidRPr="00FF4281" w14:paraId="618559D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A57C296" w14:textId="77777777" w:rsidR="00FF4281" w:rsidRPr="00FF4281" w:rsidRDefault="00FF4281" w:rsidP="00FF4281">
            <w:pPr>
              <w:rPr>
                <w:rFonts w:ascii="Times" w:eastAsia="Times New Roman" w:hAnsi="Times" w:cs="Times New Roman"/>
              </w:rPr>
            </w:pPr>
            <w:r w:rsidRPr="00FF4281">
              <w:rPr>
                <w:rFonts w:eastAsia="Times New Roman" w:cs="Times New Roman"/>
              </w:rPr>
              <w:t>100</w:t>
            </w:r>
          </w:p>
        </w:tc>
        <w:tc>
          <w:tcPr>
            <w:tcW w:w="804" w:type="pct"/>
            <w:tcBorders>
              <w:top w:val="outset" w:sz="6" w:space="0" w:color="auto"/>
              <w:left w:val="outset" w:sz="6" w:space="0" w:color="auto"/>
              <w:bottom w:val="outset" w:sz="6" w:space="0" w:color="auto"/>
              <w:right w:val="outset" w:sz="6" w:space="0" w:color="auto"/>
            </w:tcBorders>
            <w:vAlign w:val="center"/>
            <w:hideMark/>
          </w:tcPr>
          <w:p w14:paraId="53D0D4A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relative_</w:t>
            </w:r>
            <w:r w:rsidR="004006C1">
              <w:rPr>
                <w:rFonts w:eastAsia="Times New Roman" w:cs="Times New Roman"/>
              </w:rPr>
              <w:br/>
            </w:r>
            <w:r w:rsidRPr="00FF4281">
              <w:rPr>
                <w:rFonts w:eastAsia="Times New Roman" w:cs="Times New Roman"/>
              </w:rPr>
              <w:t>humidity_</w:t>
            </w:r>
            <w:r w:rsidR="004006C1">
              <w:rPr>
                <w:rFonts w:eastAsia="Times New Roman" w:cs="Times New Roman"/>
              </w:rPr>
              <w:br/>
            </w:r>
            <w:proofErr w:type="spellStart"/>
            <w:r w:rsidRPr="00FF4281">
              <w:rPr>
                <w:rFonts w:eastAsia="Times New Roman" w:cs="Times New Roman"/>
              </w:rPr>
              <w:t>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D79D9B1"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16A10D6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B8CFC4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AB7A01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near</w:t>
            </w:r>
            <w:proofErr w:type="gramEnd"/>
            <w:r w:rsidRPr="00FF4281">
              <w:rPr>
                <w:rFonts w:eastAsia="Times New Roman" w:cs="Times New Roman"/>
              </w:rPr>
              <w:t>-surface relative humidity from NWP ancillary data</w:t>
            </w:r>
          </w:p>
        </w:tc>
      </w:tr>
      <w:tr w:rsidR="00FF4281" w:rsidRPr="00FF4281" w14:paraId="4B44FD59"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3D44B85" w14:textId="77777777" w:rsidR="00FF4281" w:rsidRPr="00FF4281" w:rsidRDefault="00FF4281" w:rsidP="00FF4281">
            <w:pPr>
              <w:rPr>
                <w:rFonts w:ascii="Times" w:eastAsia="Times New Roman" w:hAnsi="Times" w:cs="Times New Roman"/>
              </w:rPr>
            </w:pPr>
            <w:r w:rsidRPr="00FF4281">
              <w:rPr>
                <w:rFonts w:eastAsia="Times New Roman" w:cs="Times New Roman"/>
              </w:rPr>
              <w:t>101</w:t>
            </w:r>
          </w:p>
        </w:tc>
        <w:tc>
          <w:tcPr>
            <w:tcW w:w="804" w:type="pct"/>
            <w:tcBorders>
              <w:top w:val="outset" w:sz="6" w:space="0" w:color="auto"/>
              <w:left w:val="outset" w:sz="6" w:space="0" w:color="auto"/>
              <w:bottom w:val="outset" w:sz="6" w:space="0" w:color="auto"/>
              <w:right w:val="outset" w:sz="6" w:space="0" w:color="auto"/>
            </w:tcBorders>
            <w:vAlign w:val="center"/>
            <w:hideMark/>
          </w:tcPr>
          <w:p w14:paraId="126212E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pressure_</w:t>
            </w:r>
            <w:r w:rsidR="004006C1">
              <w:rPr>
                <w:rFonts w:eastAsia="Times New Roman" w:cs="Times New Roman"/>
              </w:rPr>
              <w:br/>
            </w:r>
            <w:r w:rsidRPr="00FF4281">
              <w:rPr>
                <w:rFonts w:eastAsia="Times New Roman" w:cs="Times New Roman"/>
              </w:rPr>
              <w:t>background</w:t>
            </w:r>
          </w:p>
        </w:tc>
        <w:tc>
          <w:tcPr>
            <w:tcW w:w="497" w:type="pct"/>
            <w:tcBorders>
              <w:top w:val="outset" w:sz="6" w:space="0" w:color="auto"/>
              <w:left w:val="outset" w:sz="6" w:space="0" w:color="auto"/>
              <w:bottom w:val="outset" w:sz="6" w:space="0" w:color="auto"/>
              <w:right w:val="outset" w:sz="6" w:space="0" w:color="auto"/>
            </w:tcBorders>
            <w:vAlign w:val="center"/>
            <w:hideMark/>
          </w:tcPr>
          <w:p w14:paraId="577CA6E6"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hPa</w:t>
            </w:r>
            <w:proofErr w:type="spellEnd"/>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41BA41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700.0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373CF3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1100.00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CE1534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surface</w:t>
            </w:r>
            <w:proofErr w:type="gramEnd"/>
            <w:r w:rsidRPr="00FF4281">
              <w:rPr>
                <w:rFonts w:eastAsia="Times New Roman" w:cs="Times New Roman"/>
              </w:rPr>
              <w:t xml:space="preserve"> pressure assumed using ancillary data sources</w:t>
            </w:r>
          </w:p>
        </w:tc>
      </w:tr>
      <w:tr w:rsidR="00FF4281" w:rsidRPr="00FF4281" w14:paraId="0F28BB6A"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0B81367" w14:textId="77777777" w:rsidR="00FF4281" w:rsidRPr="00FF4281" w:rsidRDefault="00FF4281" w:rsidP="00FF4281">
            <w:pPr>
              <w:rPr>
                <w:rFonts w:ascii="Times" w:eastAsia="Times New Roman" w:hAnsi="Times" w:cs="Times New Roman"/>
              </w:rPr>
            </w:pPr>
            <w:r w:rsidRPr="00FF4281">
              <w:rPr>
                <w:rFonts w:eastAsia="Times New Roman" w:cs="Times New Roman"/>
              </w:rPr>
              <w:t>102</w:t>
            </w:r>
          </w:p>
        </w:tc>
        <w:tc>
          <w:tcPr>
            <w:tcW w:w="804" w:type="pct"/>
            <w:tcBorders>
              <w:top w:val="outset" w:sz="6" w:space="0" w:color="auto"/>
              <w:left w:val="outset" w:sz="6" w:space="0" w:color="auto"/>
              <w:bottom w:val="outset" w:sz="6" w:space="0" w:color="auto"/>
              <w:right w:val="outset" w:sz="6" w:space="0" w:color="auto"/>
            </w:tcBorders>
            <w:vAlign w:val="center"/>
            <w:hideMark/>
          </w:tcPr>
          <w:p w14:paraId="20CD289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mean</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sealevel</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pressure_</w:t>
            </w:r>
            <w:r w:rsidR="004006C1">
              <w:rPr>
                <w:rFonts w:eastAsia="Times New Roman" w:cs="Times New Roman"/>
              </w:rPr>
              <w:br/>
            </w:r>
            <w:r w:rsidRPr="00FF4281">
              <w:rPr>
                <w:rFonts w:eastAsia="Times New Roman" w:cs="Times New Roman"/>
              </w:rPr>
              <w:t>background</w:t>
            </w:r>
          </w:p>
        </w:tc>
        <w:tc>
          <w:tcPr>
            <w:tcW w:w="497" w:type="pct"/>
            <w:tcBorders>
              <w:top w:val="outset" w:sz="6" w:space="0" w:color="auto"/>
              <w:left w:val="outset" w:sz="6" w:space="0" w:color="auto"/>
              <w:bottom w:val="outset" w:sz="6" w:space="0" w:color="auto"/>
              <w:right w:val="outset" w:sz="6" w:space="0" w:color="auto"/>
            </w:tcBorders>
            <w:vAlign w:val="center"/>
            <w:hideMark/>
          </w:tcPr>
          <w:p w14:paraId="799BF2D6"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hPa</w:t>
            </w:r>
            <w:proofErr w:type="spellEnd"/>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EBFF9D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850.0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5E0C84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1100.00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B7052E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mean</w:t>
            </w:r>
            <w:proofErr w:type="gramEnd"/>
            <w:r w:rsidRPr="00FF4281">
              <w:rPr>
                <w:rFonts w:eastAsia="Times New Roman" w:cs="Times New Roman"/>
              </w:rPr>
              <w:t xml:space="preserve"> </w:t>
            </w:r>
            <w:proofErr w:type="spellStart"/>
            <w:r w:rsidRPr="00FF4281">
              <w:rPr>
                <w:rFonts w:eastAsia="Times New Roman" w:cs="Times New Roman"/>
              </w:rPr>
              <w:t>sealevel</w:t>
            </w:r>
            <w:proofErr w:type="spellEnd"/>
            <w:r w:rsidRPr="00FF4281">
              <w:rPr>
                <w:rFonts w:eastAsia="Times New Roman" w:cs="Times New Roman"/>
              </w:rPr>
              <w:t xml:space="preserve"> pressure assumed using ancillary data sources</w:t>
            </w:r>
          </w:p>
        </w:tc>
      </w:tr>
      <w:tr w:rsidR="00FF4281" w:rsidRPr="00FF4281" w14:paraId="0DD62D1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8AA8908" w14:textId="77777777" w:rsidR="00FF4281" w:rsidRPr="00FF4281" w:rsidRDefault="00FF4281" w:rsidP="00FF4281">
            <w:pPr>
              <w:rPr>
                <w:rFonts w:ascii="Times" w:eastAsia="Times New Roman" w:hAnsi="Times" w:cs="Times New Roman"/>
              </w:rPr>
            </w:pPr>
            <w:r w:rsidRPr="00FF4281">
              <w:rPr>
                <w:rFonts w:eastAsia="Times New Roman" w:cs="Times New Roman"/>
              </w:rPr>
              <w:t>103</w:t>
            </w:r>
          </w:p>
        </w:tc>
        <w:tc>
          <w:tcPr>
            <w:tcW w:w="804" w:type="pct"/>
            <w:tcBorders>
              <w:top w:val="outset" w:sz="6" w:space="0" w:color="auto"/>
              <w:left w:val="outset" w:sz="6" w:space="0" w:color="auto"/>
              <w:bottom w:val="outset" w:sz="6" w:space="0" w:color="auto"/>
              <w:right w:val="outset" w:sz="6" w:space="0" w:color="auto"/>
            </w:tcBorders>
            <w:vAlign w:val="center"/>
            <w:hideMark/>
          </w:tcPr>
          <w:p w14:paraId="3157C23D"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k</w:t>
            </w:r>
            <w:proofErr w:type="gramEnd"/>
            <w:r w:rsidRPr="00FF4281">
              <w:rPr>
                <w:rFonts w:eastAsia="Times New Roman" w:cs="Times New Roman"/>
              </w:rPr>
              <w:t>_index_nwp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EC358D5"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77339F7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-40.0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279B25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1BC3F5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k</w:t>
            </w:r>
            <w:proofErr w:type="gramEnd"/>
            <w:r w:rsidRPr="00FF4281">
              <w:rPr>
                <w:rFonts w:eastAsia="Times New Roman" w:cs="Times New Roman"/>
              </w:rPr>
              <w:t xml:space="preserve"> index computed from NWP ancillary data sources</w:t>
            </w:r>
          </w:p>
        </w:tc>
      </w:tr>
      <w:tr w:rsidR="00FF4281" w:rsidRPr="00FF4281" w14:paraId="76426FA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C8BBDD0" w14:textId="77777777" w:rsidR="00FF4281" w:rsidRPr="00FF4281" w:rsidRDefault="00FF4281" w:rsidP="00FF4281">
            <w:pPr>
              <w:rPr>
                <w:rFonts w:ascii="Times" w:eastAsia="Times New Roman" w:hAnsi="Times" w:cs="Times New Roman"/>
              </w:rPr>
            </w:pPr>
            <w:r w:rsidRPr="00FF4281">
              <w:rPr>
                <w:rFonts w:eastAsia="Times New Roman" w:cs="Times New Roman"/>
              </w:rPr>
              <w:t>104</w:t>
            </w:r>
          </w:p>
        </w:tc>
        <w:tc>
          <w:tcPr>
            <w:tcW w:w="804" w:type="pct"/>
            <w:tcBorders>
              <w:top w:val="outset" w:sz="6" w:space="0" w:color="auto"/>
              <w:left w:val="outset" w:sz="6" w:space="0" w:color="auto"/>
              <w:bottom w:val="outset" w:sz="6" w:space="0" w:color="auto"/>
              <w:right w:val="outset" w:sz="6" w:space="0" w:color="auto"/>
            </w:tcBorders>
            <w:vAlign w:val="center"/>
            <w:hideMark/>
          </w:tcPr>
          <w:p w14:paraId="47FDD032"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cloud</w:t>
            </w:r>
            <w:proofErr w:type="gramEnd"/>
            <w:r w:rsidRPr="00FF4281">
              <w:rPr>
                <w:rFonts w:eastAsia="Times New Roman" w:cs="Times New Roman"/>
              </w:rPr>
              <w:t>_water_path_nwp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F28DCE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g</w:t>
            </w:r>
            <w:proofErr w:type="gramEnd"/>
            <w:r w:rsidRPr="00FF4281">
              <w:rPr>
                <w:rFonts w:eastAsia="Times New Roman" w:cs="Times New Roman"/>
              </w:rPr>
              <w:t xml:space="preserve"> m-2</w:t>
            </w:r>
          </w:p>
        </w:tc>
        <w:tc>
          <w:tcPr>
            <w:tcW w:w="447" w:type="pct"/>
            <w:tcBorders>
              <w:top w:val="outset" w:sz="6" w:space="0" w:color="auto"/>
              <w:left w:val="outset" w:sz="6" w:space="0" w:color="auto"/>
              <w:bottom w:val="outset" w:sz="6" w:space="0" w:color="auto"/>
              <w:right w:val="outset" w:sz="6" w:space="0" w:color="auto"/>
            </w:tcBorders>
            <w:vAlign w:val="center"/>
            <w:hideMark/>
          </w:tcPr>
          <w:p w14:paraId="0DAFD32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D453AF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3F4ED5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water path computed from NWP ancillary data sources</w:t>
            </w:r>
          </w:p>
        </w:tc>
      </w:tr>
      <w:tr w:rsidR="00FF4281" w:rsidRPr="00FF4281" w14:paraId="51A19CF4"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DC36C2E" w14:textId="77777777" w:rsidR="00FF4281" w:rsidRPr="00FF4281" w:rsidRDefault="00FF4281" w:rsidP="00FF4281">
            <w:pPr>
              <w:rPr>
                <w:rFonts w:ascii="Times" w:eastAsia="Times New Roman" w:hAnsi="Times" w:cs="Times New Roman"/>
              </w:rPr>
            </w:pPr>
            <w:r w:rsidRPr="00FF4281">
              <w:rPr>
                <w:rFonts w:eastAsia="Times New Roman" w:cs="Times New Roman"/>
              </w:rPr>
              <w:t>105</w:t>
            </w:r>
          </w:p>
        </w:tc>
        <w:tc>
          <w:tcPr>
            <w:tcW w:w="804" w:type="pct"/>
            <w:tcBorders>
              <w:top w:val="outset" w:sz="6" w:space="0" w:color="auto"/>
              <w:left w:val="outset" w:sz="6" w:space="0" w:color="auto"/>
              <w:bottom w:val="outset" w:sz="6" w:space="0" w:color="auto"/>
              <w:right w:val="outset" w:sz="6" w:space="0" w:color="auto"/>
            </w:tcBorders>
            <w:vAlign w:val="center"/>
            <w:hideMark/>
          </w:tcPr>
          <w:p w14:paraId="7D1A183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fraction_nwp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D2011C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2560B3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9F9A27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8DB56E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fraction computed from NWP ancillary data sources</w:t>
            </w:r>
          </w:p>
        </w:tc>
      </w:tr>
      <w:tr w:rsidR="00FF4281" w:rsidRPr="00FF4281" w14:paraId="59065EC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00F2FF5" w14:textId="77777777" w:rsidR="00FF4281" w:rsidRPr="00FF4281" w:rsidRDefault="00FF4281" w:rsidP="00FF4281">
            <w:pPr>
              <w:rPr>
                <w:rFonts w:ascii="Times" w:eastAsia="Times New Roman" w:hAnsi="Times" w:cs="Times New Roman"/>
              </w:rPr>
            </w:pPr>
            <w:r w:rsidRPr="00FF4281">
              <w:rPr>
                <w:rFonts w:eastAsia="Times New Roman" w:cs="Times New Roman"/>
              </w:rPr>
              <w:t>106</w:t>
            </w:r>
          </w:p>
        </w:tc>
        <w:tc>
          <w:tcPr>
            <w:tcW w:w="804" w:type="pct"/>
            <w:tcBorders>
              <w:top w:val="outset" w:sz="6" w:space="0" w:color="auto"/>
              <w:left w:val="outset" w:sz="6" w:space="0" w:color="auto"/>
              <w:bottom w:val="outset" w:sz="6" w:space="0" w:color="auto"/>
              <w:right w:val="outset" w:sz="6" w:space="0" w:color="auto"/>
            </w:tcBorders>
            <w:vAlign w:val="center"/>
            <w:hideMark/>
          </w:tcPr>
          <w:p w14:paraId="21AF9263"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cld</w:t>
            </w:r>
            <w:proofErr w:type="gramEnd"/>
            <w:r w:rsidRPr="00FF4281">
              <w:rPr>
                <w:rFonts w:eastAsia="Times New Roman" w:cs="Times New Roman"/>
              </w:rPr>
              <w:t>_press</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78FA54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0CC448F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12F2F9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1100.00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A40F51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-top pressure computed from NWP ancillary data sources</w:t>
            </w:r>
          </w:p>
        </w:tc>
      </w:tr>
      <w:tr w:rsidR="00FF4281" w:rsidRPr="00FF4281" w14:paraId="06848F3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46EA459" w14:textId="77777777" w:rsidR="00FF4281" w:rsidRPr="00FF4281" w:rsidRDefault="00FF4281" w:rsidP="00FF4281">
            <w:pPr>
              <w:rPr>
                <w:rFonts w:ascii="Times" w:eastAsia="Times New Roman" w:hAnsi="Times" w:cs="Times New Roman"/>
              </w:rPr>
            </w:pPr>
            <w:r w:rsidRPr="00FF4281">
              <w:rPr>
                <w:rFonts w:eastAsia="Times New Roman" w:cs="Times New Roman"/>
              </w:rPr>
              <w:t>107</w:t>
            </w:r>
          </w:p>
        </w:tc>
        <w:tc>
          <w:tcPr>
            <w:tcW w:w="804" w:type="pct"/>
            <w:tcBorders>
              <w:top w:val="outset" w:sz="6" w:space="0" w:color="auto"/>
              <w:left w:val="outset" w:sz="6" w:space="0" w:color="auto"/>
              <w:bottom w:val="outset" w:sz="6" w:space="0" w:color="auto"/>
              <w:right w:val="outset" w:sz="6" w:space="0" w:color="auto"/>
            </w:tcBorders>
            <w:vAlign w:val="center"/>
            <w:hideMark/>
          </w:tcPr>
          <w:p w14:paraId="03A3E30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number</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cloud_layers_nwp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4149E86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B647A6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8B783F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1100.00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34FC6A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number</w:t>
            </w:r>
            <w:proofErr w:type="gramEnd"/>
            <w:r w:rsidRPr="00FF4281">
              <w:rPr>
                <w:rFonts w:eastAsia="Times New Roman" w:cs="Times New Roman"/>
              </w:rPr>
              <w:t xml:space="preserve"> cloud layers in column from NWP ancillary data sources</w:t>
            </w:r>
          </w:p>
        </w:tc>
      </w:tr>
      <w:tr w:rsidR="00FF4281" w:rsidRPr="00FF4281" w14:paraId="2ED1740D"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676302E" w14:textId="77777777" w:rsidR="00FF4281" w:rsidRPr="00FF4281" w:rsidRDefault="00FF4281" w:rsidP="00FF4281">
            <w:pPr>
              <w:rPr>
                <w:rFonts w:ascii="Times" w:eastAsia="Times New Roman" w:hAnsi="Times" w:cs="Times New Roman"/>
              </w:rPr>
            </w:pPr>
            <w:r w:rsidRPr="00FF4281">
              <w:rPr>
                <w:rFonts w:eastAsia="Times New Roman" w:cs="Times New Roman"/>
              </w:rPr>
              <w:t>108</w:t>
            </w:r>
          </w:p>
        </w:tc>
        <w:tc>
          <w:tcPr>
            <w:tcW w:w="804" w:type="pct"/>
            <w:tcBorders>
              <w:top w:val="outset" w:sz="6" w:space="0" w:color="auto"/>
              <w:left w:val="outset" w:sz="6" w:space="0" w:color="auto"/>
              <w:bottom w:val="outset" w:sz="6" w:space="0" w:color="auto"/>
              <w:right w:val="outset" w:sz="6" w:space="0" w:color="auto"/>
            </w:tcBorders>
            <w:vAlign w:val="center"/>
            <w:hideMark/>
          </w:tcPr>
          <w:p w14:paraId="1F232556"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cloud</w:t>
            </w:r>
            <w:proofErr w:type="gramEnd"/>
            <w:r w:rsidRPr="00FF4281">
              <w:rPr>
                <w:rFonts w:eastAsia="Times New Roman" w:cs="Times New Roman"/>
              </w:rPr>
              <w:t>_type</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225C18C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230520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2C7C36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1100.00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4A0906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cloud</w:t>
            </w:r>
            <w:proofErr w:type="gramEnd"/>
            <w:r w:rsidRPr="00FF4281">
              <w:rPr>
                <w:rFonts w:eastAsia="Times New Roman" w:cs="Times New Roman"/>
              </w:rPr>
              <w:t xml:space="preserve"> type from NWP ancillary data sources, see PATMOS-x documentation for key</w:t>
            </w:r>
          </w:p>
        </w:tc>
      </w:tr>
      <w:tr w:rsidR="00FF4281" w:rsidRPr="00FF4281" w14:paraId="6E248547"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45DD105" w14:textId="77777777" w:rsidR="00FF4281" w:rsidRPr="00FF4281" w:rsidRDefault="00FF4281" w:rsidP="00FF4281">
            <w:pPr>
              <w:rPr>
                <w:rFonts w:ascii="Times" w:eastAsia="Times New Roman" w:hAnsi="Times" w:cs="Times New Roman"/>
              </w:rPr>
            </w:pPr>
            <w:r w:rsidRPr="00FF4281">
              <w:rPr>
                <w:rFonts w:eastAsia="Times New Roman" w:cs="Times New Roman"/>
              </w:rPr>
              <w:t>109</w:t>
            </w:r>
          </w:p>
        </w:tc>
        <w:tc>
          <w:tcPr>
            <w:tcW w:w="804" w:type="pct"/>
            <w:tcBorders>
              <w:top w:val="outset" w:sz="6" w:space="0" w:color="auto"/>
              <w:left w:val="outset" w:sz="6" w:space="0" w:color="auto"/>
              <w:bottom w:val="outset" w:sz="6" w:space="0" w:color="auto"/>
              <w:right w:val="outset" w:sz="6" w:space="0" w:color="auto"/>
            </w:tcBorders>
            <w:vAlign w:val="center"/>
            <w:hideMark/>
          </w:tcPr>
          <w:p w14:paraId="0E286C6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tropopause</w:t>
            </w:r>
            <w:proofErr w:type="spellEnd"/>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temperature_nwp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3FD499F8"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5A23890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160.0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04D75E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6B162B4"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tropopause</w:t>
            </w:r>
            <w:proofErr w:type="spellEnd"/>
            <w:proofErr w:type="gramEnd"/>
            <w:r w:rsidRPr="00FF4281">
              <w:rPr>
                <w:rFonts w:eastAsia="Times New Roman" w:cs="Times New Roman"/>
              </w:rPr>
              <w:t xml:space="preserve"> temperature from NWP ancillary data</w:t>
            </w:r>
          </w:p>
        </w:tc>
      </w:tr>
      <w:tr w:rsidR="00FF4281" w:rsidRPr="00FF4281" w14:paraId="18306F79"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A19F898" w14:textId="77777777" w:rsidR="00FF4281" w:rsidRPr="00FF4281" w:rsidRDefault="00FF4281" w:rsidP="00FF4281">
            <w:pPr>
              <w:rPr>
                <w:rFonts w:ascii="Times" w:eastAsia="Times New Roman" w:hAnsi="Times" w:cs="Times New Roman"/>
              </w:rPr>
            </w:pPr>
            <w:r w:rsidRPr="00FF4281">
              <w:rPr>
                <w:rFonts w:eastAsia="Times New Roman" w:cs="Times New Roman"/>
              </w:rPr>
              <w:t>110</w:t>
            </w:r>
          </w:p>
        </w:tc>
        <w:tc>
          <w:tcPr>
            <w:tcW w:w="804" w:type="pct"/>
            <w:tcBorders>
              <w:top w:val="outset" w:sz="6" w:space="0" w:color="auto"/>
              <w:left w:val="outset" w:sz="6" w:space="0" w:color="auto"/>
              <w:bottom w:val="outset" w:sz="6" w:space="0" w:color="auto"/>
              <w:right w:val="outset" w:sz="6" w:space="0" w:color="auto"/>
            </w:tcBorders>
            <w:vAlign w:val="center"/>
            <w:hideMark/>
          </w:tcPr>
          <w:p w14:paraId="2162A62E"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lcl</w:t>
            </w:r>
            <w:proofErr w:type="gramEnd"/>
            <w:r w:rsidRPr="00FF4281">
              <w:rPr>
                <w:rFonts w:eastAsia="Times New Roman" w:cs="Times New Roman"/>
              </w:rPr>
              <w:t>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08DE6B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km</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ED8B03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9EC9DC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56E6BF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lifting</w:t>
            </w:r>
            <w:proofErr w:type="gramEnd"/>
            <w:r w:rsidRPr="00FF4281">
              <w:rPr>
                <w:rFonts w:eastAsia="Times New Roman" w:cs="Times New Roman"/>
              </w:rPr>
              <w:t xml:space="preserve"> condensation level from NWP ancillary data</w:t>
            </w:r>
          </w:p>
        </w:tc>
      </w:tr>
      <w:tr w:rsidR="00FF4281" w:rsidRPr="00FF4281" w14:paraId="551EA18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53123CA" w14:textId="77777777" w:rsidR="00FF4281" w:rsidRPr="00FF4281" w:rsidRDefault="00FF4281" w:rsidP="00FF4281">
            <w:pPr>
              <w:rPr>
                <w:rFonts w:ascii="Times" w:eastAsia="Times New Roman" w:hAnsi="Times" w:cs="Times New Roman"/>
              </w:rPr>
            </w:pPr>
            <w:r w:rsidRPr="00FF4281">
              <w:rPr>
                <w:rFonts w:eastAsia="Times New Roman" w:cs="Times New Roman"/>
              </w:rPr>
              <w:t>111</w:t>
            </w:r>
          </w:p>
        </w:tc>
        <w:tc>
          <w:tcPr>
            <w:tcW w:w="804" w:type="pct"/>
            <w:tcBorders>
              <w:top w:val="outset" w:sz="6" w:space="0" w:color="auto"/>
              <w:left w:val="outset" w:sz="6" w:space="0" w:color="auto"/>
              <w:bottom w:val="outset" w:sz="6" w:space="0" w:color="auto"/>
              <w:right w:val="outset" w:sz="6" w:space="0" w:color="auto"/>
            </w:tcBorders>
            <w:vAlign w:val="center"/>
            <w:hideMark/>
          </w:tcPr>
          <w:p w14:paraId="1936C404"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ccl</w:t>
            </w:r>
            <w:proofErr w:type="gramEnd"/>
            <w:r w:rsidRPr="00FF4281">
              <w:rPr>
                <w:rFonts w:eastAsia="Times New Roman" w:cs="Times New Roman"/>
              </w:rPr>
              <w:t>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650A99C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km</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2BB513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726D17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73DB39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convective</w:t>
            </w:r>
            <w:proofErr w:type="gramEnd"/>
            <w:r w:rsidRPr="00FF4281">
              <w:rPr>
                <w:rFonts w:eastAsia="Times New Roman" w:cs="Times New Roman"/>
              </w:rPr>
              <w:t xml:space="preserve"> condensation level from NWP ancillary data</w:t>
            </w:r>
          </w:p>
        </w:tc>
      </w:tr>
      <w:tr w:rsidR="00FF4281" w:rsidRPr="00FF4281" w14:paraId="2256B529"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326DE48" w14:textId="77777777" w:rsidR="00FF4281" w:rsidRPr="00FF4281" w:rsidRDefault="00FF4281" w:rsidP="00FF4281">
            <w:pPr>
              <w:rPr>
                <w:rFonts w:ascii="Times" w:eastAsia="Times New Roman" w:hAnsi="Times" w:cs="Times New Roman"/>
              </w:rPr>
            </w:pPr>
            <w:r w:rsidRPr="00FF4281">
              <w:rPr>
                <w:rFonts w:eastAsia="Times New Roman" w:cs="Times New Roman"/>
              </w:rPr>
              <w:t>112</w:t>
            </w:r>
          </w:p>
        </w:tc>
        <w:tc>
          <w:tcPr>
            <w:tcW w:w="804" w:type="pct"/>
            <w:tcBorders>
              <w:top w:val="outset" w:sz="6" w:space="0" w:color="auto"/>
              <w:left w:val="outset" w:sz="6" w:space="0" w:color="auto"/>
              <w:bottom w:val="outset" w:sz="6" w:space="0" w:color="auto"/>
              <w:right w:val="outset" w:sz="6" w:space="0" w:color="auto"/>
            </w:tcBorders>
            <w:vAlign w:val="center"/>
            <w:hideMark/>
          </w:tcPr>
          <w:p w14:paraId="552A32C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remote</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sensing_</w:t>
            </w:r>
            <w:r w:rsidR="004006C1">
              <w:rPr>
                <w:rFonts w:eastAsia="Times New Roman" w:cs="Times New Roman"/>
              </w:rPr>
              <w:br/>
            </w:r>
            <w:r w:rsidRPr="00FF4281">
              <w:rPr>
                <w:rFonts w:eastAsia="Times New Roman" w:cs="Times New Roman"/>
              </w:rPr>
              <w:lastRenderedPageBreak/>
              <w:t>reflectance</w:t>
            </w:r>
          </w:p>
        </w:tc>
        <w:tc>
          <w:tcPr>
            <w:tcW w:w="497" w:type="pct"/>
            <w:tcBorders>
              <w:top w:val="outset" w:sz="6" w:space="0" w:color="auto"/>
              <w:left w:val="outset" w:sz="6" w:space="0" w:color="auto"/>
              <w:bottom w:val="outset" w:sz="6" w:space="0" w:color="auto"/>
              <w:right w:val="outset" w:sz="6" w:space="0" w:color="auto"/>
            </w:tcBorders>
            <w:vAlign w:val="center"/>
            <w:hideMark/>
          </w:tcPr>
          <w:p w14:paraId="4EEA756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lastRenderedPageBreak/>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3A6AEF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C93C6B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C3B847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remote</w:t>
            </w:r>
            <w:proofErr w:type="gramEnd"/>
            <w:r w:rsidRPr="00FF4281">
              <w:rPr>
                <w:rFonts w:eastAsia="Times New Roman" w:cs="Times New Roman"/>
              </w:rPr>
              <w:t xml:space="preserve"> sensing reflectance (upward radiance/downward irradiance at </w:t>
            </w:r>
            <w:r w:rsidRPr="00FF4281">
              <w:rPr>
                <w:rFonts w:eastAsia="Times New Roman" w:cs="Times New Roman"/>
              </w:rPr>
              <w:lastRenderedPageBreak/>
              <w:t>surface)</w:t>
            </w:r>
          </w:p>
        </w:tc>
      </w:tr>
      <w:tr w:rsidR="00FF4281" w:rsidRPr="00FF4281" w14:paraId="17E9BBD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370A222"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113</w:t>
            </w:r>
          </w:p>
        </w:tc>
        <w:tc>
          <w:tcPr>
            <w:tcW w:w="804" w:type="pct"/>
            <w:tcBorders>
              <w:top w:val="outset" w:sz="6" w:space="0" w:color="auto"/>
              <w:left w:val="outset" w:sz="6" w:space="0" w:color="auto"/>
              <w:bottom w:val="outset" w:sz="6" w:space="0" w:color="auto"/>
              <w:right w:val="outset" w:sz="6" w:space="0" w:color="auto"/>
            </w:tcBorders>
            <w:vAlign w:val="center"/>
            <w:hideMark/>
          </w:tcPr>
          <w:p w14:paraId="4308F40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_flags_1</w:t>
            </w:r>
          </w:p>
        </w:tc>
        <w:tc>
          <w:tcPr>
            <w:tcW w:w="497" w:type="pct"/>
            <w:tcBorders>
              <w:top w:val="outset" w:sz="6" w:space="0" w:color="auto"/>
              <w:left w:val="outset" w:sz="6" w:space="0" w:color="auto"/>
              <w:bottom w:val="outset" w:sz="6" w:space="0" w:color="auto"/>
              <w:right w:val="outset" w:sz="6" w:space="0" w:color="auto"/>
            </w:tcBorders>
            <w:vAlign w:val="center"/>
            <w:hideMark/>
          </w:tcPr>
          <w:p w14:paraId="498780B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6E62FA0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61F965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4D69A4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first</w:t>
            </w:r>
            <w:proofErr w:type="gramEnd"/>
            <w:r w:rsidRPr="00FF4281">
              <w:rPr>
                <w:rFonts w:eastAsia="Times New Roman" w:cs="Times New Roman"/>
              </w:rPr>
              <w:t xml:space="preserve"> set of packed quality flags, deprecated. Use *_</w:t>
            </w:r>
            <w:proofErr w:type="spellStart"/>
            <w:r w:rsidRPr="00FF4281">
              <w:rPr>
                <w:rFonts w:eastAsia="Times New Roman" w:cs="Times New Roman"/>
              </w:rPr>
              <w:t>qf</w:t>
            </w:r>
            <w:proofErr w:type="spellEnd"/>
            <w:r w:rsidRPr="00FF4281">
              <w:rPr>
                <w:rFonts w:eastAsia="Times New Roman" w:cs="Times New Roman"/>
              </w:rPr>
              <w:t xml:space="preserve"> variables.</w:t>
            </w:r>
          </w:p>
        </w:tc>
      </w:tr>
      <w:tr w:rsidR="00FF4281" w:rsidRPr="00FF4281" w14:paraId="5E5D4981"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CD7C7FF" w14:textId="77777777" w:rsidR="00FF4281" w:rsidRPr="00FF4281" w:rsidRDefault="00FF4281" w:rsidP="00FF4281">
            <w:pPr>
              <w:rPr>
                <w:rFonts w:ascii="Times" w:eastAsia="Times New Roman" w:hAnsi="Times" w:cs="Times New Roman"/>
              </w:rPr>
            </w:pPr>
            <w:r w:rsidRPr="00FF4281">
              <w:rPr>
                <w:rFonts w:eastAsia="Times New Roman" w:cs="Times New Roman"/>
              </w:rPr>
              <w:t>114</w:t>
            </w:r>
          </w:p>
        </w:tc>
        <w:tc>
          <w:tcPr>
            <w:tcW w:w="804" w:type="pct"/>
            <w:tcBorders>
              <w:top w:val="outset" w:sz="6" w:space="0" w:color="auto"/>
              <w:left w:val="outset" w:sz="6" w:space="0" w:color="auto"/>
              <w:bottom w:val="outset" w:sz="6" w:space="0" w:color="auto"/>
              <w:right w:val="outset" w:sz="6" w:space="0" w:color="auto"/>
            </w:tcBorders>
            <w:vAlign w:val="center"/>
            <w:hideMark/>
          </w:tcPr>
          <w:p w14:paraId="7D2077D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quality</w:t>
            </w:r>
            <w:proofErr w:type="gramEnd"/>
            <w:r w:rsidRPr="00FF4281">
              <w:rPr>
                <w:rFonts w:eastAsia="Times New Roman" w:cs="Times New Roman"/>
              </w:rPr>
              <w:t>_flags_2</w:t>
            </w:r>
          </w:p>
        </w:tc>
        <w:tc>
          <w:tcPr>
            <w:tcW w:w="497" w:type="pct"/>
            <w:tcBorders>
              <w:top w:val="outset" w:sz="6" w:space="0" w:color="auto"/>
              <w:left w:val="outset" w:sz="6" w:space="0" w:color="auto"/>
              <w:bottom w:val="outset" w:sz="6" w:space="0" w:color="auto"/>
              <w:right w:val="outset" w:sz="6" w:space="0" w:color="auto"/>
            </w:tcBorders>
            <w:vAlign w:val="center"/>
            <w:hideMark/>
          </w:tcPr>
          <w:p w14:paraId="61A3982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C0FF60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B5EC57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DCAF672"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second</w:t>
            </w:r>
            <w:proofErr w:type="gramEnd"/>
            <w:r w:rsidRPr="00FF4281">
              <w:rPr>
                <w:rFonts w:eastAsia="Times New Roman" w:cs="Times New Roman"/>
              </w:rPr>
              <w:t xml:space="preserve"> set of packed quality flags, deprecated. Use *_</w:t>
            </w:r>
            <w:proofErr w:type="spellStart"/>
            <w:r w:rsidRPr="00FF4281">
              <w:rPr>
                <w:rFonts w:eastAsia="Times New Roman" w:cs="Times New Roman"/>
              </w:rPr>
              <w:t>qf</w:t>
            </w:r>
            <w:proofErr w:type="spellEnd"/>
            <w:r w:rsidRPr="00FF4281">
              <w:rPr>
                <w:rFonts w:eastAsia="Times New Roman" w:cs="Times New Roman"/>
              </w:rPr>
              <w:t xml:space="preserve"> variables.</w:t>
            </w:r>
          </w:p>
        </w:tc>
      </w:tr>
      <w:tr w:rsidR="00FF4281" w:rsidRPr="00FF4281" w14:paraId="42DECC9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BD9CEC1" w14:textId="77777777" w:rsidR="00FF4281" w:rsidRPr="00FF4281" w:rsidRDefault="00FF4281" w:rsidP="00FF4281">
            <w:pPr>
              <w:rPr>
                <w:rFonts w:ascii="Times" w:eastAsia="Times New Roman" w:hAnsi="Times" w:cs="Times New Roman"/>
              </w:rPr>
            </w:pPr>
            <w:r w:rsidRPr="00FF4281">
              <w:rPr>
                <w:rFonts w:eastAsia="Times New Roman" w:cs="Times New Roman"/>
              </w:rPr>
              <w:t>115</w:t>
            </w:r>
          </w:p>
        </w:tc>
        <w:tc>
          <w:tcPr>
            <w:tcW w:w="804" w:type="pct"/>
            <w:tcBorders>
              <w:top w:val="outset" w:sz="6" w:space="0" w:color="auto"/>
              <w:left w:val="outset" w:sz="6" w:space="0" w:color="auto"/>
              <w:bottom w:val="outset" w:sz="6" w:space="0" w:color="auto"/>
              <w:right w:val="outset" w:sz="6" w:space="0" w:color="auto"/>
            </w:tcBorders>
            <w:vAlign w:val="center"/>
            <w:hideMark/>
          </w:tcPr>
          <w:p w14:paraId="2DDD836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_0_65um_nom_counts</w:t>
            </w:r>
          </w:p>
        </w:tc>
        <w:tc>
          <w:tcPr>
            <w:tcW w:w="497" w:type="pct"/>
            <w:tcBorders>
              <w:top w:val="outset" w:sz="6" w:space="0" w:color="auto"/>
              <w:left w:val="outset" w:sz="6" w:space="0" w:color="auto"/>
              <w:bottom w:val="outset" w:sz="6" w:space="0" w:color="auto"/>
              <w:right w:val="outset" w:sz="6" w:space="0" w:color="auto"/>
            </w:tcBorders>
            <w:vAlign w:val="center"/>
            <w:hideMark/>
          </w:tcPr>
          <w:p w14:paraId="2605DBB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49CB775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DAD24D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66BDBE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instrument</w:t>
            </w:r>
            <w:proofErr w:type="gramEnd"/>
            <w:r w:rsidRPr="00FF4281">
              <w:rPr>
                <w:rFonts w:eastAsia="Times New Roman" w:cs="Times New Roman"/>
              </w:rPr>
              <w:t xml:space="preserve"> counts for the nominal 0.65 micron channel</w:t>
            </w:r>
          </w:p>
        </w:tc>
      </w:tr>
      <w:tr w:rsidR="00FF4281" w:rsidRPr="00FF4281" w14:paraId="7FA74EB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85B5069" w14:textId="77777777" w:rsidR="00FF4281" w:rsidRPr="00FF4281" w:rsidRDefault="00FF4281" w:rsidP="00FF4281">
            <w:pPr>
              <w:rPr>
                <w:rFonts w:ascii="Times" w:eastAsia="Times New Roman" w:hAnsi="Times" w:cs="Times New Roman"/>
              </w:rPr>
            </w:pPr>
            <w:r w:rsidRPr="00FF4281">
              <w:rPr>
                <w:rFonts w:eastAsia="Times New Roman" w:cs="Times New Roman"/>
              </w:rPr>
              <w:t>116</w:t>
            </w:r>
          </w:p>
        </w:tc>
        <w:tc>
          <w:tcPr>
            <w:tcW w:w="804" w:type="pct"/>
            <w:tcBorders>
              <w:top w:val="outset" w:sz="6" w:space="0" w:color="auto"/>
              <w:left w:val="outset" w:sz="6" w:space="0" w:color="auto"/>
              <w:bottom w:val="outset" w:sz="6" w:space="0" w:color="auto"/>
              <w:right w:val="outset" w:sz="6" w:space="0" w:color="auto"/>
            </w:tcBorders>
            <w:vAlign w:val="center"/>
            <w:hideMark/>
          </w:tcPr>
          <w:p w14:paraId="6228B5A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_0_86um_nom_counts</w:t>
            </w:r>
          </w:p>
        </w:tc>
        <w:tc>
          <w:tcPr>
            <w:tcW w:w="497" w:type="pct"/>
            <w:tcBorders>
              <w:top w:val="outset" w:sz="6" w:space="0" w:color="auto"/>
              <w:left w:val="outset" w:sz="6" w:space="0" w:color="auto"/>
              <w:bottom w:val="outset" w:sz="6" w:space="0" w:color="auto"/>
              <w:right w:val="outset" w:sz="6" w:space="0" w:color="auto"/>
            </w:tcBorders>
            <w:vAlign w:val="center"/>
            <w:hideMark/>
          </w:tcPr>
          <w:p w14:paraId="4ECD4B3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4CA5EE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2A6D3E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51C098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instrument</w:t>
            </w:r>
            <w:proofErr w:type="gramEnd"/>
            <w:r w:rsidRPr="00FF4281">
              <w:rPr>
                <w:rFonts w:eastAsia="Times New Roman" w:cs="Times New Roman"/>
              </w:rPr>
              <w:t xml:space="preserve"> counts for the nominal 0.86 micron channel</w:t>
            </w:r>
          </w:p>
        </w:tc>
      </w:tr>
      <w:tr w:rsidR="00FF4281" w:rsidRPr="00FF4281" w14:paraId="103A498A"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084DE23" w14:textId="77777777" w:rsidR="00FF4281" w:rsidRPr="00FF4281" w:rsidRDefault="00FF4281" w:rsidP="00FF4281">
            <w:pPr>
              <w:rPr>
                <w:rFonts w:ascii="Times" w:eastAsia="Times New Roman" w:hAnsi="Times" w:cs="Times New Roman"/>
              </w:rPr>
            </w:pPr>
            <w:r w:rsidRPr="00FF4281">
              <w:rPr>
                <w:rFonts w:eastAsia="Times New Roman" w:cs="Times New Roman"/>
              </w:rPr>
              <w:t>117</w:t>
            </w:r>
          </w:p>
        </w:tc>
        <w:tc>
          <w:tcPr>
            <w:tcW w:w="804" w:type="pct"/>
            <w:tcBorders>
              <w:top w:val="outset" w:sz="6" w:space="0" w:color="auto"/>
              <w:left w:val="outset" w:sz="6" w:space="0" w:color="auto"/>
              <w:bottom w:val="outset" w:sz="6" w:space="0" w:color="auto"/>
              <w:right w:val="outset" w:sz="6" w:space="0" w:color="auto"/>
            </w:tcBorders>
            <w:vAlign w:val="center"/>
            <w:hideMark/>
          </w:tcPr>
          <w:p w14:paraId="144ABC2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_1_60um_nom_counts</w:t>
            </w:r>
          </w:p>
        </w:tc>
        <w:tc>
          <w:tcPr>
            <w:tcW w:w="497" w:type="pct"/>
            <w:tcBorders>
              <w:top w:val="outset" w:sz="6" w:space="0" w:color="auto"/>
              <w:left w:val="outset" w:sz="6" w:space="0" w:color="auto"/>
              <w:bottom w:val="outset" w:sz="6" w:space="0" w:color="auto"/>
              <w:right w:val="outset" w:sz="6" w:space="0" w:color="auto"/>
            </w:tcBorders>
            <w:vAlign w:val="center"/>
            <w:hideMark/>
          </w:tcPr>
          <w:p w14:paraId="1221236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none</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1C57C3D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E01DDE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8AA16D2"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instrument</w:t>
            </w:r>
            <w:proofErr w:type="gramEnd"/>
            <w:r w:rsidRPr="00FF4281">
              <w:rPr>
                <w:rFonts w:eastAsia="Times New Roman" w:cs="Times New Roman"/>
              </w:rPr>
              <w:t xml:space="preserve"> counts for the nominal 1.6 micron channel</w:t>
            </w:r>
          </w:p>
        </w:tc>
      </w:tr>
      <w:tr w:rsidR="00FF4281" w:rsidRPr="00FF4281" w14:paraId="398F7DE1"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723DF0B" w14:textId="77777777" w:rsidR="00FF4281" w:rsidRPr="00FF4281" w:rsidRDefault="00FF4281" w:rsidP="00FF4281">
            <w:pPr>
              <w:rPr>
                <w:rFonts w:ascii="Times" w:eastAsia="Times New Roman" w:hAnsi="Times" w:cs="Times New Roman"/>
              </w:rPr>
            </w:pPr>
            <w:r w:rsidRPr="00FF4281">
              <w:rPr>
                <w:rFonts w:eastAsia="Times New Roman" w:cs="Times New Roman"/>
              </w:rPr>
              <w:t>118</w:t>
            </w:r>
          </w:p>
        </w:tc>
        <w:tc>
          <w:tcPr>
            <w:tcW w:w="804" w:type="pct"/>
            <w:tcBorders>
              <w:top w:val="outset" w:sz="6" w:space="0" w:color="auto"/>
              <w:left w:val="outset" w:sz="6" w:space="0" w:color="auto"/>
              <w:bottom w:val="outset" w:sz="6" w:space="0" w:color="auto"/>
              <w:right w:val="outset" w:sz="6" w:space="0" w:color="auto"/>
            </w:tcBorders>
            <w:vAlign w:val="center"/>
            <w:hideMark/>
          </w:tcPr>
          <w:p w14:paraId="26306D6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total</w:t>
            </w:r>
            <w:proofErr w:type="gram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precipitable_water_nwp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2AE20267" w14:textId="77777777" w:rsidR="00FF4281" w:rsidRPr="00FF4281" w:rsidRDefault="00FF4281" w:rsidP="00FF4281">
            <w:pPr>
              <w:rPr>
                <w:rFonts w:ascii="Times" w:eastAsia="Times New Roman" w:hAnsi="Times" w:cs="Times New Roman"/>
              </w:rPr>
            </w:pPr>
            <w:r w:rsidRPr="00FF4281">
              <w:rPr>
                <w:rFonts w:eastAsia="Times New Roman" w:cs="Times New Roman"/>
              </w:rPr>
              <w:t>cm</w:t>
            </w:r>
          </w:p>
        </w:tc>
        <w:tc>
          <w:tcPr>
            <w:tcW w:w="447" w:type="pct"/>
            <w:tcBorders>
              <w:top w:val="outset" w:sz="6" w:space="0" w:color="auto"/>
              <w:left w:val="outset" w:sz="6" w:space="0" w:color="auto"/>
              <w:bottom w:val="outset" w:sz="6" w:space="0" w:color="auto"/>
              <w:right w:val="outset" w:sz="6" w:space="0" w:color="auto"/>
            </w:tcBorders>
            <w:vAlign w:val="center"/>
            <w:hideMark/>
          </w:tcPr>
          <w:p w14:paraId="3B82F82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A775FC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0A29DE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total</w:t>
            </w:r>
            <w:proofErr w:type="gramEnd"/>
            <w:r w:rsidRPr="00FF4281">
              <w:rPr>
                <w:rFonts w:eastAsia="Times New Roman" w:cs="Times New Roman"/>
              </w:rPr>
              <w:t xml:space="preserve"> </w:t>
            </w:r>
            <w:proofErr w:type="spellStart"/>
            <w:r w:rsidRPr="00FF4281">
              <w:rPr>
                <w:rFonts w:eastAsia="Times New Roman" w:cs="Times New Roman"/>
              </w:rPr>
              <w:t>precipitable</w:t>
            </w:r>
            <w:proofErr w:type="spellEnd"/>
            <w:r w:rsidRPr="00FF4281">
              <w:rPr>
                <w:rFonts w:eastAsia="Times New Roman" w:cs="Times New Roman"/>
              </w:rPr>
              <w:t xml:space="preserve"> water from NWP ancillary data</w:t>
            </w:r>
          </w:p>
        </w:tc>
      </w:tr>
      <w:tr w:rsidR="00FF4281" w:rsidRPr="00FF4281" w14:paraId="14FAB1F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0DD02F8" w14:textId="77777777" w:rsidR="00FF4281" w:rsidRPr="00FF4281" w:rsidRDefault="00FF4281" w:rsidP="00FF4281">
            <w:pPr>
              <w:rPr>
                <w:rFonts w:ascii="Times" w:eastAsia="Times New Roman" w:hAnsi="Times" w:cs="Times New Roman"/>
              </w:rPr>
            </w:pPr>
            <w:r w:rsidRPr="00FF4281">
              <w:rPr>
                <w:rFonts w:eastAsia="Times New Roman" w:cs="Times New Roman"/>
              </w:rPr>
              <w:t>119</w:t>
            </w:r>
          </w:p>
        </w:tc>
        <w:tc>
          <w:tcPr>
            <w:tcW w:w="804" w:type="pct"/>
            <w:tcBorders>
              <w:top w:val="outset" w:sz="6" w:space="0" w:color="auto"/>
              <w:left w:val="outset" w:sz="6" w:space="0" w:color="auto"/>
              <w:bottom w:val="outset" w:sz="6" w:space="0" w:color="auto"/>
              <w:right w:val="outset" w:sz="6" w:space="0" w:color="auto"/>
            </w:tcBorders>
            <w:vAlign w:val="center"/>
            <w:hideMark/>
          </w:tcPr>
          <w:p w14:paraId="49C7C2F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_3_75um_nom_atmos_corr</w:t>
            </w:r>
          </w:p>
        </w:tc>
        <w:tc>
          <w:tcPr>
            <w:tcW w:w="497" w:type="pct"/>
            <w:tcBorders>
              <w:top w:val="outset" w:sz="6" w:space="0" w:color="auto"/>
              <w:left w:val="outset" w:sz="6" w:space="0" w:color="auto"/>
              <w:bottom w:val="outset" w:sz="6" w:space="0" w:color="auto"/>
              <w:right w:val="outset" w:sz="6" w:space="0" w:color="auto"/>
            </w:tcBorders>
            <w:vAlign w:val="center"/>
            <w:hideMark/>
          </w:tcPr>
          <w:p w14:paraId="0F8EE2D6"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77A0D73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06CA6D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80.0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349E59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observed</w:t>
            </w:r>
            <w:proofErr w:type="gramEnd"/>
            <w:r w:rsidRPr="00FF4281">
              <w:rPr>
                <w:rFonts w:eastAsia="Times New Roman" w:cs="Times New Roman"/>
              </w:rPr>
              <w:t xml:space="preserve"> pseudo-reflectance at the nominal wavelength of 3.75 microns, atmospherically corrected, expressed as a percentage using PATMOS-x calibration</w:t>
            </w:r>
          </w:p>
        </w:tc>
      </w:tr>
      <w:tr w:rsidR="00FF4281" w:rsidRPr="00FF4281" w14:paraId="3A58373D"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708958B1" w14:textId="77777777" w:rsidR="00FF4281" w:rsidRPr="00FF4281" w:rsidRDefault="00FF4281" w:rsidP="00FF4281">
            <w:pPr>
              <w:rPr>
                <w:rFonts w:ascii="Times" w:eastAsia="Times New Roman" w:hAnsi="Times" w:cs="Times New Roman"/>
              </w:rPr>
            </w:pPr>
            <w:r w:rsidRPr="00FF4281">
              <w:rPr>
                <w:rFonts w:eastAsia="Times New Roman" w:cs="Times New Roman"/>
              </w:rPr>
              <w:t>120</w:t>
            </w:r>
          </w:p>
        </w:tc>
        <w:tc>
          <w:tcPr>
            <w:tcW w:w="804" w:type="pct"/>
            <w:tcBorders>
              <w:top w:val="outset" w:sz="6" w:space="0" w:color="auto"/>
              <w:left w:val="outset" w:sz="6" w:space="0" w:color="auto"/>
              <w:bottom w:val="outset" w:sz="6" w:space="0" w:color="auto"/>
              <w:right w:val="outset" w:sz="6" w:space="0" w:color="auto"/>
            </w:tcBorders>
            <w:vAlign w:val="center"/>
            <w:hideMark/>
          </w:tcPr>
          <w:p w14:paraId="601C7EF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_0_65um_nom_atmos_corr</w:t>
            </w:r>
          </w:p>
        </w:tc>
        <w:tc>
          <w:tcPr>
            <w:tcW w:w="497" w:type="pct"/>
            <w:tcBorders>
              <w:top w:val="outset" w:sz="6" w:space="0" w:color="auto"/>
              <w:left w:val="outset" w:sz="6" w:space="0" w:color="auto"/>
              <w:bottom w:val="outset" w:sz="6" w:space="0" w:color="auto"/>
              <w:right w:val="outset" w:sz="6" w:space="0" w:color="auto"/>
            </w:tcBorders>
            <w:vAlign w:val="center"/>
            <w:hideMark/>
          </w:tcPr>
          <w:p w14:paraId="403F2BD6"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5281785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4BF3C73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22ED96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observed</w:t>
            </w:r>
            <w:proofErr w:type="gramEnd"/>
            <w:r w:rsidRPr="00FF4281">
              <w:rPr>
                <w:rFonts w:eastAsia="Times New Roman" w:cs="Times New Roman"/>
              </w:rPr>
              <w:t xml:space="preserve"> pseudo-reflectance at the nominal wavelength of 0.65 microns, atmospherically corrected, expressed as a percentage using PATMOS-x calibration</w:t>
            </w:r>
          </w:p>
        </w:tc>
      </w:tr>
      <w:tr w:rsidR="00FF4281" w:rsidRPr="00FF4281" w14:paraId="400B147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654BF6AD" w14:textId="77777777" w:rsidR="00FF4281" w:rsidRPr="00FF4281" w:rsidRDefault="00FF4281" w:rsidP="00FF4281">
            <w:pPr>
              <w:rPr>
                <w:rFonts w:ascii="Times" w:eastAsia="Times New Roman" w:hAnsi="Times" w:cs="Times New Roman"/>
              </w:rPr>
            </w:pPr>
            <w:r w:rsidRPr="00FF4281">
              <w:rPr>
                <w:rFonts w:eastAsia="Times New Roman" w:cs="Times New Roman"/>
              </w:rPr>
              <w:t>121</w:t>
            </w:r>
          </w:p>
        </w:tc>
        <w:tc>
          <w:tcPr>
            <w:tcW w:w="804" w:type="pct"/>
            <w:tcBorders>
              <w:top w:val="outset" w:sz="6" w:space="0" w:color="auto"/>
              <w:left w:val="outset" w:sz="6" w:space="0" w:color="auto"/>
              <w:bottom w:val="outset" w:sz="6" w:space="0" w:color="auto"/>
              <w:right w:val="outset" w:sz="6" w:space="0" w:color="auto"/>
            </w:tcBorders>
            <w:vAlign w:val="center"/>
            <w:hideMark/>
          </w:tcPr>
          <w:p w14:paraId="2E432AA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_0_86um_nom_atmos_corr</w:t>
            </w:r>
          </w:p>
        </w:tc>
        <w:tc>
          <w:tcPr>
            <w:tcW w:w="497" w:type="pct"/>
            <w:tcBorders>
              <w:top w:val="outset" w:sz="6" w:space="0" w:color="auto"/>
              <w:left w:val="outset" w:sz="6" w:space="0" w:color="auto"/>
              <w:bottom w:val="outset" w:sz="6" w:space="0" w:color="auto"/>
              <w:right w:val="outset" w:sz="6" w:space="0" w:color="auto"/>
            </w:tcBorders>
            <w:vAlign w:val="center"/>
            <w:hideMark/>
          </w:tcPr>
          <w:p w14:paraId="61C93B43"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7FF3625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70F834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692B5FE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observed</w:t>
            </w:r>
            <w:proofErr w:type="gramEnd"/>
            <w:r w:rsidRPr="00FF4281">
              <w:rPr>
                <w:rFonts w:eastAsia="Times New Roman" w:cs="Times New Roman"/>
              </w:rPr>
              <w:t xml:space="preserve"> pseudo-reflectance at the nominal wavelength of 0.85 microns, atmospherically corrected, expressed as a percentage using PATMOS-x calibration</w:t>
            </w:r>
          </w:p>
        </w:tc>
      </w:tr>
      <w:tr w:rsidR="00FF4281" w:rsidRPr="00FF4281" w14:paraId="03394DF3"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41CA9CB" w14:textId="77777777" w:rsidR="00FF4281" w:rsidRPr="00FF4281" w:rsidRDefault="00FF4281" w:rsidP="00FF4281">
            <w:pPr>
              <w:rPr>
                <w:rFonts w:ascii="Times" w:eastAsia="Times New Roman" w:hAnsi="Times" w:cs="Times New Roman"/>
              </w:rPr>
            </w:pPr>
            <w:r w:rsidRPr="00FF4281">
              <w:rPr>
                <w:rFonts w:eastAsia="Times New Roman" w:cs="Times New Roman"/>
              </w:rPr>
              <w:t>122</w:t>
            </w:r>
          </w:p>
        </w:tc>
        <w:tc>
          <w:tcPr>
            <w:tcW w:w="804" w:type="pct"/>
            <w:tcBorders>
              <w:top w:val="outset" w:sz="6" w:space="0" w:color="auto"/>
              <w:left w:val="outset" w:sz="6" w:space="0" w:color="auto"/>
              <w:bottom w:val="outset" w:sz="6" w:space="0" w:color="auto"/>
              <w:right w:val="outset" w:sz="6" w:space="0" w:color="auto"/>
            </w:tcBorders>
            <w:vAlign w:val="center"/>
            <w:hideMark/>
          </w:tcPr>
          <w:p w14:paraId="5AAA89B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_1_60um_nom_atmos_corr</w:t>
            </w:r>
          </w:p>
        </w:tc>
        <w:tc>
          <w:tcPr>
            <w:tcW w:w="497" w:type="pct"/>
            <w:tcBorders>
              <w:top w:val="outset" w:sz="6" w:space="0" w:color="auto"/>
              <w:left w:val="outset" w:sz="6" w:space="0" w:color="auto"/>
              <w:bottom w:val="outset" w:sz="6" w:space="0" w:color="auto"/>
              <w:right w:val="outset" w:sz="6" w:space="0" w:color="auto"/>
            </w:tcBorders>
            <w:vAlign w:val="center"/>
            <w:hideMark/>
          </w:tcPr>
          <w:p w14:paraId="5B7126F0"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1EEFA4A6"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A8C3783"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03A9A2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observed</w:t>
            </w:r>
            <w:proofErr w:type="gramEnd"/>
            <w:r w:rsidRPr="00FF4281">
              <w:rPr>
                <w:rFonts w:eastAsia="Times New Roman" w:cs="Times New Roman"/>
              </w:rPr>
              <w:t xml:space="preserve"> pseudo-reflectance at the nominal wavelength of 1.60 microns, atmospherically corrected, expressed as a percentage using PATMOS-x calibration</w:t>
            </w:r>
          </w:p>
        </w:tc>
      </w:tr>
      <w:tr w:rsidR="00FF4281" w:rsidRPr="00FF4281" w14:paraId="5CF7635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8700D16" w14:textId="77777777" w:rsidR="00FF4281" w:rsidRPr="00FF4281" w:rsidRDefault="00FF4281" w:rsidP="00FF4281">
            <w:pPr>
              <w:rPr>
                <w:rFonts w:ascii="Times" w:eastAsia="Times New Roman" w:hAnsi="Times" w:cs="Times New Roman"/>
              </w:rPr>
            </w:pPr>
            <w:r w:rsidRPr="00FF4281">
              <w:rPr>
                <w:rFonts w:eastAsia="Times New Roman" w:cs="Times New Roman"/>
              </w:rPr>
              <w:t>123</w:t>
            </w:r>
          </w:p>
        </w:tc>
        <w:tc>
          <w:tcPr>
            <w:tcW w:w="804" w:type="pct"/>
            <w:tcBorders>
              <w:top w:val="outset" w:sz="6" w:space="0" w:color="auto"/>
              <w:left w:val="outset" w:sz="6" w:space="0" w:color="auto"/>
              <w:bottom w:val="outset" w:sz="6" w:space="0" w:color="auto"/>
              <w:right w:val="outset" w:sz="6" w:space="0" w:color="auto"/>
            </w:tcBorders>
            <w:vAlign w:val="center"/>
            <w:hideMark/>
          </w:tcPr>
          <w:p w14:paraId="0DB2EC79"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pixel</w:t>
            </w:r>
            <w:proofErr w:type="gramEnd"/>
            <w:r w:rsidRPr="00FF4281">
              <w:rPr>
                <w:rFonts w:eastAsia="Times New Roman" w:cs="Times New Roman"/>
              </w:rPr>
              <w:t>_sst</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masked</w:t>
            </w:r>
          </w:p>
        </w:tc>
        <w:tc>
          <w:tcPr>
            <w:tcW w:w="497" w:type="pct"/>
            <w:tcBorders>
              <w:top w:val="outset" w:sz="6" w:space="0" w:color="auto"/>
              <w:left w:val="outset" w:sz="6" w:space="0" w:color="auto"/>
              <w:bottom w:val="outset" w:sz="6" w:space="0" w:color="auto"/>
              <w:right w:val="outset" w:sz="6" w:space="0" w:color="auto"/>
            </w:tcBorders>
            <w:vAlign w:val="center"/>
            <w:hideMark/>
          </w:tcPr>
          <w:p w14:paraId="2426A285"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7935838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265.0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502FF1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315.0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F01391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sea</w:t>
            </w:r>
            <w:proofErr w:type="gramEnd"/>
            <w:r w:rsidRPr="00FF4281">
              <w:rPr>
                <w:rFonts w:eastAsia="Times New Roman" w:cs="Times New Roman"/>
              </w:rPr>
              <w:t xml:space="preserve"> surface skin temperature at the pixel with land mask and cloud mask applied</w:t>
            </w:r>
          </w:p>
        </w:tc>
      </w:tr>
      <w:tr w:rsidR="00FF4281" w:rsidRPr="00FF4281" w14:paraId="53A27787"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9AA1D54" w14:textId="77777777" w:rsidR="00FF4281" w:rsidRPr="00FF4281" w:rsidRDefault="00FF4281" w:rsidP="00FF4281">
            <w:pPr>
              <w:rPr>
                <w:rFonts w:ascii="Times" w:eastAsia="Times New Roman" w:hAnsi="Times" w:cs="Times New Roman"/>
              </w:rPr>
            </w:pPr>
            <w:r w:rsidRPr="00FF4281">
              <w:rPr>
                <w:rFonts w:eastAsia="Times New Roman" w:cs="Times New Roman"/>
              </w:rPr>
              <w:t>124</w:t>
            </w:r>
          </w:p>
        </w:tc>
        <w:tc>
          <w:tcPr>
            <w:tcW w:w="804" w:type="pct"/>
            <w:tcBorders>
              <w:top w:val="outset" w:sz="6" w:space="0" w:color="auto"/>
              <w:left w:val="outset" w:sz="6" w:space="0" w:color="auto"/>
              <w:bottom w:val="outset" w:sz="6" w:space="0" w:color="auto"/>
              <w:right w:val="outset" w:sz="6" w:space="0" w:color="auto"/>
            </w:tcBorders>
            <w:vAlign w:val="center"/>
            <w:hideMark/>
          </w:tcPr>
          <w:p w14:paraId="2E33DF8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_0_65um_nom_unnormalized</w:t>
            </w:r>
          </w:p>
        </w:tc>
        <w:tc>
          <w:tcPr>
            <w:tcW w:w="497" w:type="pct"/>
            <w:tcBorders>
              <w:top w:val="outset" w:sz="6" w:space="0" w:color="auto"/>
              <w:left w:val="outset" w:sz="6" w:space="0" w:color="auto"/>
              <w:bottom w:val="outset" w:sz="6" w:space="0" w:color="auto"/>
              <w:right w:val="outset" w:sz="6" w:space="0" w:color="auto"/>
            </w:tcBorders>
            <w:vAlign w:val="center"/>
            <w:hideMark/>
          </w:tcPr>
          <w:p w14:paraId="1712365A"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30BBD00C"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0291C6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43440B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reflectance at the nominal wavelength of 0.65 microns </w:t>
            </w:r>
            <w:proofErr w:type="spellStart"/>
            <w:r w:rsidRPr="00FF4281">
              <w:rPr>
                <w:rFonts w:eastAsia="Times New Roman" w:cs="Times New Roman"/>
              </w:rPr>
              <w:t>unnormalized</w:t>
            </w:r>
            <w:proofErr w:type="spellEnd"/>
            <w:r w:rsidRPr="00FF4281">
              <w:rPr>
                <w:rFonts w:eastAsia="Times New Roman" w:cs="Times New Roman"/>
              </w:rPr>
              <w:t xml:space="preserve"> to the cosine of the solar zenith angle</w:t>
            </w:r>
          </w:p>
        </w:tc>
      </w:tr>
      <w:tr w:rsidR="00FF4281" w:rsidRPr="00FF4281" w14:paraId="5082501C"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AD05CD9"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125</w:t>
            </w:r>
          </w:p>
        </w:tc>
        <w:tc>
          <w:tcPr>
            <w:tcW w:w="804" w:type="pct"/>
            <w:tcBorders>
              <w:top w:val="outset" w:sz="6" w:space="0" w:color="auto"/>
              <w:left w:val="outset" w:sz="6" w:space="0" w:color="auto"/>
              <w:bottom w:val="outset" w:sz="6" w:space="0" w:color="auto"/>
              <w:right w:val="outset" w:sz="6" w:space="0" w:color="auto"/>
            </w:tcBorders>
            <w:vAlign w:val="center"/>
            <w:hideMark/>
          </w:tcPr>
          <w:p w14:paraId="4686AC6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_0_86um_nom_unnormalized</w:t>
            </w:r>
          </w:p>
        </w:tc>
        <w:tc>
          <w:tcPr>
            <w:tcW w:w="497" w:type="pct"/>
            <w:tcBorders>
              <w:top w:val="outset" w:sz="6" w:space="0" w:color="auto"/>
              <w:left w:val="outset" w:sz="6" w:space="0" w:color="auto"/>
              <w:bottom w:val="outset" w:sz="6" w:space="0" w:color="auto"/>
              <w:right w:val="outset" w:sz="6" w:space="0" w:color="auto"/>
            </w:tcBorders>
            <w:vAlign w:val="center"/>
            <w:hideMark/>
          </w:tcPr>
          <w:p w14:paraId="3790AE68"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447F8E1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C7AFF0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597180C"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reflectance at the nominal wavelength of 0.86 microns </w:t>
            </w:r>
            <w:proofErr w:type="spellStart"/>
            <w:r w:rsidRPr="00FF4281">
              <w:rPr>
                <w:rFonts w:eastAsia="Times New Roman" w:cs="Times New Roman"/>
              </w:rPr>
              <w:t>unnormalized</w:t>
            </w:r>
            <w:proofErr w:type="spellEnd"/>
            <w:r w:rsidRPr="00FF4281">
              <w:rPr>
                <w:rFonts w:eastAsia="Times New Roman" w:cs="Times New Roman"/>
              </w:rPr>
              <w:t xml:space="preserve"> to the cosine of the solar zenith angle</w:t>
            </w:r>
          </w:p>
        </w:tc>
      </w:tr>
      <w:tr w:rsidR="00FF4281" w:rsidRPr="00FF4281" w14:paraId="54B0A71F"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2483483" w14:textId="77777777" w:rsidR="00FF4281" w:rsidRPr="00FF4281" w:rsidRDefault="00FF4281" w:rsidP="00FF4281">
            <w:pPr>
              <w:rPr>
                <w:rFonts w:ascii="Times" w:eastAsia="Times New Roman" w:hAnsi="Times" w:cs="Times New Roman"/>
              </w:rPr>
            </w:pPr>
            <w:r w:rsidRPr="00FF4281">
              <w:rPr>
                <w:rFonts w:eastAsia="Times New Roman" w:cs="Times New Roman"/>
              </w:rPr>
              <w:t>126</w:t>
            </w:r>
          </w:p>
        </w:tc>
        <w:tc>
          <w:tcPr>
            <w:tcW w:w="804" w:type="pct"/>
            <w:tcBorders>
              <w:top w:val="outset" w:sz="6" w:space="0" w:color="auto"/>
              <w:left w:val="outset" w:sz="6" w:space="0" w:color="auto"/>
              <w:bottom w:val="outset" w:sz="6" w:space="0" w:color="auto"/>
              <w:right w:val="outset" w:sz="6" w:space="0" w:color="auto"/>
            </w:tcBorders>
            <w:vAlign w:val="center"/>
            <w:hideMark/>
          </w:tcPr>
          <w:p w14:paraId="1713667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_1_60um_nom_unnormalized</w:t>
            </w:r>
          </w:p>
        </w:tc>
        <w:tc>
          <w:tcPr>
            <w:tcW w:w="497" w:type="pct"/>
            <w:tcBorders>
              <w:top w:val="outset" w:sz="6" w:space="0" w:color="auto"/>
              <w:left w:val="outset" w:sz="6" w:space="0" w:color="auto"/>
              <w:bottom w:val="outset" w:sz="6" w:space="0" w:color="auto"/>
              <w:right w:val="outset" w:sz="6" w:space="0" w:color="auto"/>
            </w:tcBorders>
            <w:vAlign w:val="center"/>
            <w:hideMark/>
          </w:tcPr>
          <w:p w14:paraId="5E4F047A"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186B91F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1CB7BC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6598E31"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reflectance at the nominal wavelength of 1.60 microns </w:t>
            </w:r>
            <w:proofErr w:type="spellStart"/>
            <w:r w:rsidRPr="00FF4281">
              <w:rPr>
                <w:rFonts w:eastAsia="Times New Roman" w:cs="Times New Roman"/>
              </w:rPr>
              <w:t>unnormalized</w:t>
            </w:r>
            <w:proofErr w:type="spellEnd"/>
            <w:r w:rsidRPr="00FF4281">
              <w:rPr>
                <w:rFonts w:eastAsia="Times New Roman" w:cs="Times New Roman"/>
              </w:rPr>
              <w:t xml:space="preserve"> to the cosine of the solar zenith angle</w:t>
            </w:r>
          </w:p>
        </w:tc>
      </w:tr>
      <w:tr w:rsidR="00FF4281" w:rsidRPr="00FF4281" w14:paraId="2F79013C"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18082861" w14:textId="77777777" w:rsidR="00FF4281" w:rsidRPr="00FF4281" w:rsidRDefault="00FF4281" w:rsidP="00FF4281">
            <w:pPr>
              <w:rPr>
                <w:rFonts w:ascii="Times" w:eastAsia="Times New Roman" w:hAnsi="Times" w:cs="Times New Roman"/>
              </w:rPr>
            </w:pPr>
            <w:r w:rsidRPr="00FF4281">
              <w:rPr>
                <w:rFonts w:eastAsia="Times New Roman" w:cs="Times New Roman"/>
              </w:rPr>
              <w:t>127</w:t>
            </w:r>
          </w:p>
        </w:tc>
        <w:tc>
          <w:tcPr>
            <w:tcW w:w="804" w:type="pct"/>
            <w:tcBorders>
              <w:top w:val="outset" w:sz="6" w:space="0" w:color="auto"/>
              <w:left w:val="outset" w:sz="6" w:space="0" w:color="auto"/>
              <w:bottom w:val="outset" w:sz="6" w:space="0" w:color="auto"/>
              <w:right w:val="outset" w:sz="6" w:space="0" w:color="auto"/>
            </w:tcBorders>
            <w:vAlign w:val="center"/>
            <w:hideMark/>
          </w:tcPr>
          <w:p w14:paraId="0C01DC1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_0_65um_nom_clear_</w:t>
            </w:r>
            <w:r w:rsidR="004006C1">
              <w:rPr>
                <w:rFonts w:eastAsia="Times New Roman" w:cs="Times New Roman"/>
              </w:rPr>
              <w:br/>
            </w:r>
            <w:r w:rsidRPr="00FF4281">
              <w:rPr>
                <w:rFonts w:eastAsia="Times New Roman" w:cs="Times New Roman"/>
              </w:rPr>
              <w:t>sky</w:t>
            </w:r>
          </w:p>
        </w:tc>
        <w:tc>
          <w:tcPr>
            <w:tcW w:w="497" w:type="pct"/>
            <w:tcBorders>
              <w:top w:val="outset" w:sz="6" w:space="0" w:color="auto"/>
              <w:left w:val="outset" w:sz="6" w:space="0" w:color="auto"/>
              <w:bottom w:val="outset" w:sz="6" w:space="0" w:color="auto"/>
              <w:right w:val="outset" w:sz="6" w:space="0" w:color="auto"/>
            </w:tcBorders>
            <w:vAlign w:val="center"/>
            <w:hideMark/>
          </w:tcPr>
          <w:p w14:paraId="3E6549CE"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4ECD2972"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FBBCA7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252043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bidirectional reflectance modeled assuming clear skies at the nominal wavelength of 0.65 microns</w:t>
            </w:r>
          </w:p>
        </w:tc>
      </w:tr>
      <w:tr w:rsidR="00FF4281" w:rsidRPr="00FF4281" w14:paraId="71ECEE22"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50311E4E" w14:textId="77777777" w:rsidR="00FF4281" w:rsidRPr="00FF4281" w:rsidRDefault="00FF4281" w:rsidP="00FF4281">
            <w:pPr>
              <w:rPr>
                <w:rFonts w:ascii="Times" w:eastAsia="Times New Roman" w:hAnsi="Times" w:cs="Times New Roman"/>
              </w:rPr>
            </w:pPr>
            <w:r w:rsidRPr="00FF4281">
              <w:rPr>
                <w:rFonts w:eastAsia="Times New Roman" w:cs="Times New Roman"/>
              </w:rPr>
              <w:t>128</w:t>
            </w:r>
          </w:p>
        </w:tc>
        <w:tc>
          <w:tcPr>
            <w:tcW w:w="804" w:type="pct"/>
            <w:tcBorders>
              <w:top w:val="outset" w:sz="6" w:space="0" w:color="auto"/>
              <w:left w:val="outset" w:sz="6" w:space="0" w:color="auto"/>
              <w:bottom w:val="outset" w:sz="6" w:space="0" w:color="auto"/>
              <w:right w:val="outset" w:sz="6" w:space="0" w:color="auto"/>
            </w:tcBorders>
            <w:vAlign w:val="center"/>
            <w:hideMark/>
          </w:tcPr>
          <w:p w14:paraId="0764896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temp</w:t>
            </w:r>
            <w:proofErr w:type="gramEnd"/>
            <w:r w:rsidRPr="00FF4281">
              <w:rPr>
                <w:rFonts w:eastAsia="Times New Roman" w:cs="Times New Roman"/>
              </w:rPr>
              <w:t>_3_75um_nom_clear_sky</w:t>
            </w:r>
          </w:p>
        </w:tc>
        <w:tc>
          <w:tcPr>
            <w:tcW w:w="497" w:type="pct"/>
            <w:tcBorders>
              <w:top w:val="outset" w:sz="6" w:space="0" w:color="auto"/>
              <w:left w:val="outset" w:sz="6" w:space="0" w:color="auto"/>
              <w:bottom w:val="outset" w:sz="6" w:space="0" w:color="auto"/>
              <w:right w:val="outset" w:sz="6" w:space="0" w:color="auto"/>
            </w:tcBorders>
            <w:vAlign w:val="center"/>
            <w:hideMark/>
          </w:tcPr>
          <w:p w14:paraId="36F8F470"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07C63E5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B5328C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205181CA"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brightness temperature modeled assuming clear skies at the nominal wavelength of 11.0 microns</w:t>
            </w:r>
          </w:p>
        </w:tc>
      </w:tr>
      <w:tr w:rsidR="00FF4281" w:rsidRPr="00FF4281" w14:paraId="02FFFD5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97880B2" w14:textId="77777777" w:rsidR="00FF4281" w:rsidRPr="00FF4281" w:rsidRDefault="00FF4281" w:rsidP="00FF4281">
            <w:pPr>
              <w:rPr>
                <w:rFonts w:ascii="Times" w:eastAsia="Times New Roman" w:hAnsi="Times" w:cs="Times New Roman"/>
              </w:rPr>
            </w:pPr>
            <w:r w:rsidRPr="00FF4281">
              <w:rPr>
                <w:rFonts w:eastAsia="Times New Roman" w:cs="Times New Roman"/>
              </w:rPr>
              <w:t>129</w:t>
            </w:r>
          </w:p>
        </w:tc>
        <w:tc>
          <w:tcPr>
            <w:tcW w:w="804" w:type="pct"/>
            <w:tcBorders>
              <w:top w:val="outset" w:sz="6" w:space="0" w:color="auto"/>
              <w:left w:val="outset" w:sz="6" w:space="0" w:color="auto"/>
              <w:bottom w:val="outset" w:sz="6" w:space="0" w:color="auto"/>
              <w:right w:val="outset" w:sz="6" w:space="0" w:color="auto"/>
            </w:tcBorders>
            <w:vAlign w:val="center"/>
            <w:hideMark/>
          </w:tcPr>
          <w:p w14:paraId="0EEDE75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temp</w:t>
            </w:r>
            <w:proofErr w:type="gramEnd"/>
            <w:r w:rsidRPr="00FF4281">
              <w:rPr>
                <w:rFonts w:eastAsia="Times New Roman" w:cs="Times New Roman"/>
              </w:rPr>
              <w:t>_11_0um_nom_clear_sky</w:t>
            </w:r>
          </w:p>
        </w:tc>
        <w:tc>
          <w:tcPr>
            <w:tcW w:w="497" w:type="pct"/>
            <w:tcBorders>
              <w:top w:val="outset" w:sz="6" w:space="0" w:color="auto"/>
              <w:left w:val="outset" w:sz="6" w:space="0" w:color="auto"/>
              <w:bottom w:val="outset" w:sz="6" w:space="0" w:color="auto"/>
              <w:right w:val="outset" w:sz="6" w:space="0" w:color="auto"/>
            </w:tcBorders>
            <w:vAlign w:val="center"/>
            <w:hideMark/>
          </w:tcPr>
          <w:p w14:paraId="57D08A55"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7657D2A4"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238CFC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8878B82"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brightness temperature modeled assuming clear skies at the nominal wavelength of 11.0 microns</w:t>
            </w:r>
          </w:p>
        </w:tc>
      </w:tr>
      <w:tr w:rsidR="00FF4281" w:rsidRPr="00FF4281" w14:paraId="44AC88C3"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1A73ABD" w14:textId="77777777" w:rsidR="00FF4281" w:rsidRPr="00FF4281" w:rsidRDefault="00FF4281" w:rsidP="00FF4281">
            <w:pPr>
              <w:rPr>
                <w:rFonts w:ascii="Times" w:eastAsia="Times New Roman" w:hAnsi="Times" w:cs="Times New Roman"/>
              </w:rPr>
            </w:pPr>
            <w:r w:rsidRPr="00FF4281">
              <w:rPr>
                <w:rFonts w:eastAsia="Times New Roman" w:cs="Times New Roman"/>
              </w:rPr>
              <w:t>130</w:t>
            </w:r>
          </w:p>
        </w:tc>
        <w:tc>
          <w:tcPr>
            <w:tcW w:w="804" w:type="pct"/>
            <w:tcBorders>
              <w:top w:val="outset" w:sz="6" w:space="0" w:color="auto"/>
              <w:left w:val="outset" w:sz="6" w:space="0" w:color="auto"/>
              <w:bottom w:val="outset" w:sz="6" w:space="0" w:color="auto"/>
              <w:right w:val="outset" w:sz="6" w:space="0" w:color="auto"/>
            </w:tcBorders>
            <w:vAlign w:val="center"/>
            <w:hideMark/>
          </w:tcPr>
          <w:p w14:paraId="778544B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temp</w:t>
            </w:r>
            <w:proofErr w:type="gramEnd"/>
            <w:r w:rsidRPr="00FF4281">
              <w:rPr>
                <w:rFonts w:eastAsia="Times New Roman" w:cs="Times New Roman"/>
              </w:rPr>
              <w:t>_12_0um_nom_clear_sky</w:t>
            </w:r>
          </w:p>
        </w:tc>
        <w:tc>
          <w:tcPr>
            <w:tcW w:w="497" w:type="pct"/>
            <w:tcBorders>
              <w:top w:val="outset" w:sz="6" w:space="0" w:color="auto"/>
              <w:left w:val="outset" w:sz="6" w:space="0" w:color="auto"/>
              <w:bottom w:val="outset" w:sz="6" w:space="0" w:color="auto"/>
              <w:right w:val="outset" w:sz="6" w:space="0" w:color="auto"/>
            </w:tcBorders>
            <w:vAlign w:val="center"/>
            <w:hideMark/>
          </w:tcPr>
          <w:p w14:paraId="4EAA3271"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725DEC9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180.0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84A715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340.0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AEBD73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brightness temperature modeled assuming clear skies at the nominal wavelength of 12.0 microns</w:t>
            </w:r>
          </w:p>
        </w:tc>
      </w:tr>
      <w:tr w:rsidR="00FF4281" w:rsidRPr="00FF4281" w14:paraId="7370BDF1"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A077FC7" w14:textId="77777777" w:rsidR="00FF4281" w:rsidRPr="00FF4281" w:rsidRDefault="00FF4281" w:rsidP="00FF4281">
            <w:pPr>
              <w:rPr>
                <w:rFonts w:ascii="Times" w:eastAsia="Times New Roman" w:hAnsi="Times" w:cs="Times New Roman"/>
              </w:rPr>
            </w:pPr>
            <w:r w:rsidRPr="00FF4281">
              <w:rPr>
                <w:rFonts w:eastAsia="Times New Roman" w:cs="Times New Roman"/>
              </w:rPr>
              <w:t>131</w:t>
            </w:r>
          </w:p>
        </w:tc>
        <w:tc>
          <w:tcPr>
            <w:tcW w:w="804" w:type="pct"/>
            <w:tcBorders>
              <w:top w:val="outset" w:sz="6" w:space="0" w:color="auto"/>
              <w:left w:val="outset" w:sz="6" w:space="0" w:color="auto"/>
              <w:bottom w:val="outset" w:sz="6" w:space="0" w:color="auto"/>
              <w:right w:val="outset" w:sz="6" w:space="0" w:color="auto"/>
            </w:tcBorders>
            <w:vAlign w:val="center"/>
            <w:hideMark/>
          </w:tcPr>
          <w:p w14:paraId="7CBDAE16"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_0_65um_nom_mean_3x3</w:t>
            </w:r>
          </w:p>
        </w:tc>
        <w:tc>
          <w:tcPr>
            <w:tcW w:w="497" w:type="pct"/>
            <w:tcBorders>
              <w:top w:val="outset" w:sz="6" w:space="0" w:color="auto"/>
              <w:left w:val="outset" w:sz="6" w:space="0" w:color="auto"/>
              <w:bottom w:val="outset" w:sz="6" w:space="0" w:color="auto"/>
              <w:right w:val="outset" w:sz="6" w:space="0" w:color="auto"/>
            </w:tcBorders>
            <w:vAlign w:val="center"/>
            <w:hideMark/>
          </w:tcPr>
          <w:p w14:paraId="13CC760F"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25D9DED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2478DB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E147F9E"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mean</w:t>
            </w:r>
            <w:proofErr w:type="gramEnd"/>
            <w:r w:rsidRPr="00FF4281">
              <w:rPr>
                <w:rFonts w:eastAsia="Times New Roman" w:cs="Times New Roman"/>
              </w:rPr>
              <w:t xml:space="preserve"> of the 0.65 micron nominal reflectance computed over a 3x3 pixel array</w:t>
            </w:r>
          </w:p>
        </w:tc>
      </w:tr>
      <w:tr w:rsidR="00FF4281" w:rsidRPr="00FF4281" w14:paraId="55E16166"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733B5F8" w14:textId="77777777" w:rsidR="00FF4281" w:rsidRPr="00FF4281" w:rsidRDefault="00FF4281" w:rsidP="00FF4281">
            <w:pPr>
              <w:rPr>
                <w:rFonts w:ascii="Times" w:eastAsia="Times New Roman" w:hAnsi="Times" w:cs="Times New Roman"/>
              </w:rPr>
            </w:pPr>
            <w:r w:rsidRPr="00FF4281">
              <w:rPr>
                <w:rFonts w:eastAsia="Times New Roman" w:cs="Times New Roman"/>
              </w:rPr>
              <w:t>132</w:t>
            </w:r>
          </w:p>
        </w:tc>
        <w:tc>
          <w:tcPr>
            <w:tcW w:w="804" w:type="pct"/>
            <w:tcBorders>
              <w:top w:val="outset" w:sz="6" w:space="0" w:color="auto"/>
              <w:left w:val="outset" w:sz="6" w:space="0" w:color="auto"/>
              <w:bottom w:val="outset" w:sz="6" w:space="0" w:color="auto"/>
              <w:right w:val="outset" w:sz="6" w:space="0" w:color="auto"/>
            </w:tcBorders>
            <w:vAlign w:val="center"/>
            <w:hideMark/>
          </w:tcPr>
          <w:p w14:paraId="25D8C8D5"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pixel</w:t>
            </w:r>
            <w:proofErr w:type="gramEnd"/>
            <w:r w:rsidRPr="00FF4281">
              <w:rPr>
                <w:rFonts w:eastAsia="Times New Roman" w:cs="Times New Roman"/>
              </w:rPr>
              <w:t>_sst</w:t>
            </w:r>
            <w:proofErr w:type="spellEnd"/>
            <w:r w:rsidRPr="00FF4281">
              <w:rPr>
                <w:rFonts w:eastAsia="Times New Roman" w:cs="Times New Roman"/>
              </w:rPr>
              <w:t>_</w:t>
            </w:r>
            <w:r w:rsidR="004006C1">
              <w:rPr>
                <w:rFonts w:eastAsia="Times New Roman" w:cs="Times New Roman"/>
              </w:rPr>
              <w:br/>
            </w:r>
            <w:r w:rsidRPr="00FF4281">
              <w:rPr>
                <w:rFonts w:eastAsia="Times New Roman" w:cs="Times New Roman"/>
              </w:rPr>
              <w:t>unmasked</w:t>
            </w:r>
          </w:p>
        </w:tc>
        <w:tc>
          <w:tcPr>
            <w:tcW w:w="497" w:type="pct"/>
            <w:tcBorders>
              <w:top w:val="outset" w:sz="6" w:space="0" w:color="auto"/>
              <w:left w:val="outset" w:sz="6" w:space="0" w:color="auto"/>
              <w:bottom w:val="outset" w:sz="6" w:space="0" w:color="auto"/>
              <w:right w:val="outset" w:sz="6" w:space="0" w:color="auto"/>
            </w:tcBorders>
            <w:vAlign w:val="center"/>
            <w:hideMark/>
          </w:tcPr>
          <w:p w14:paraId="089D4FC6" w14:textId="77777777" w:rsidR="00FF4281" w:rsidRPr="00FF4281" w:rsidRDefault="00FF4281" w:rsidP="00FF4281">
            <w:pPr>
              <w:rPr>
                <w:rFonts w:ascii="Times" w:eastAsia="Times New Roman" w:hAnsi="Times" w:cs="Times New Roman"/>
              </w:rPr>
            </w:pPr>
            <w:r w:rsidRPr="00FF4281">
              <w:rPr>
                <w:rFonts w:eastAsia="Times New Roman" w:cs="Times New Roman"/>
              </w:rPr>
              <w:t>K</w:t>
            </w:r>
          </w:p>
        </w:tc>
        <w:tc>
          <w:tcPr>
            <w:tcW w:w="447" w:type="pct"/>
            <w:tcBorders>
              <w:top w:val="outset" w:sz="6" w:space="0" w:color="auto"/>
              <w:left w:val="outset" w:sz="6" w:space="0" w:color="auto"/>
              <w:bottom w:val="outset" w:sz="6" w:space="0" w:color="auto"/>
              <w:right w:val="outset" w:sz="6" w:space="0" w:color="auto"/>
            </w:tcBorders>
            <w:vAlign w:val="center"/>
            <w:hideMark/>
          </w:tcPr>
          <w:p w14:paraId="160A21D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265.0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1DC116D0"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315.0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394FE02"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sea</w:t>
            </w:r>
            <w:proofErr w:type="gramEnd"/>
            <w:r w:rsidRPr="00FF4281">
              <w:rPr>
                <w:rFonts w:eastAsia="Times New Roman" w:cs="Times New Roman"/>
              </w:rPr>
              <w:t xml:space="preserve"> surface skin temperature at the pixel with land mask applied and cloud mask not applied</w:t>
            </w:r>
          </w:p>
        </w:tc>
      </w:tr>
      <w:tr w:rsidR="00FF4281" w:rsidRPr="00FF4281" w14:paraId="23DC028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2627B9E" w14:textId="77777777" w:rsidR="00FF4281" w:rsidRPr="00FF4281" w:rsidRDefault="00FF4281" w:rsidP="00FF4281">
            <w:pPr>
              <w:rPr>
                <w:rFonts w:ascii="Times" w:eastAsia="Times New Roman" w:hAnsi="Times" w:cs="Times New Roman"/>
              </w:rPr>
            </w:pPr>
            <w:r w:rsidRPr="00FF4281">
              <w:rPr>
                <w:rFonts w:eastAsia="Times New Roman" w:cs="Times New Roman"/>
              </w:rPr>
              <w:t>133</w:t>
            </w:r>
          </w:p>
        </w:tc>
        <w:tc>
          <w:tcPr>
            <w:tcW w:w="804" w:type="pct"/>
            <w:tcBorders>
              <w:top w:val="outset" w:sz="6" w:space="0" w:color="auto"/>
              <w:left w:val="outset" w:sz="6" w:space="0" w:color="auto"/>
              <w:bottom w:val="outset" w:sz="6" w:space="0" w:color="auto"/>
              <w:right w:val="outset" w:sz="6" w:space="0" w:color="auto"/>
            </w:tcBorders>
            <w:vAlign w:val="center"/>
            <w:hideMark/>
          </w:tcPr>
          <w:p w14:paraId="572D360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wind</w:t>
            </w:r>
            <w:proofErr w:type="gramEnd"/>
            <w:r w:rsidRPr="00FF4281">
              <w:rPr>
                <w:rFonts w:eastAsia="Times New Roman" w:cs="Times New Roman"/>
              </w:rPr>
              <w:t>_speed_10m_nwp</w:t>
            </w:r>
          </w:p>
        </w:tc>
        <w:tc>
          <w:tcPr>
            <w:tcW w:w="497" w:type="pct"/>
            <w:tcBorders>
              <w:top w:val="outset" w:sz="6" w:space="0" w:color="auto"/>
              <w:left w:val="outset" w:sz="6" w:space="0" w:color="auto"/>
              <w:bottom w:val="outset" w:sz="6" w:space="0" w:color="auto"/>
              <w:right w:val="outset" w:sz="6" w:space="0" w:color="auto"/>
            </w:tcBorders>
            <w:vAlign w:val="center"/>
            <w:hideMark/>
          </w:tcPr>
          <w:p w14:paraId="7C7DF43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w:t>
            </w:r>
            <w:proofErr w:type="gramEnd"/>
            <w:r w:rsidRPr="00FF4281">
              <w:rPr>
                <w:rFonts w:eastAsia="Times New Roman" w:cs="Times New Roman"/>
              </w:rPr>
              <w:t>/s</w:t>
            </w:r>
          </w:p>
        </w:tc>
        <w:tc>
          <w:tcPr>
            <w:tcW w:w="447" w:type="pct"/>
            <w:tcBorders>
              <w:top w:val="outset" w:sz="6" w:space="0" w:color="auto"/>
              <w:left w:val="outset" w:sz="6" w:space="0" w:color="auto"/>
              <w:bottom w:val="outset" w:sz="6" w:space="0" w:color="auto"/>
              <w:right w:val="outset" w:sz="6" w:space="0" w:color="auto"/>
            </w:tcBorders>
            <w:vAlign w:val="center"/>
            <w:hideMark/>
          </w:tcPr>
          <w:p w14:paraId="070EEE1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62D10255"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50.0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7535B2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wind</w:t>
            </w:r>
            <w:proofErr w:type="gramEnd"/>
            <w:r w:rsidRPr="00FF4281">
              <w:rPr>
                <w:rFonts w:eastAsia="Times New Roman" w:cs="Times New Roman"/>
              </w:rPr>
              <w:t xml:space="preserve"> speed from the NWP ancillary data at 10m above ground level</w:t>
            </w:r>
          </w:p>
        </w:tc>
      </w:tr>
      <w:tr w:rsidR="00FF4281" w:rsidRPr="00FF4281" w14:paraId="563AF7EE"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A5A4425" w14:textId="77777777" w:rsidR="00FF4281" w:rsidRPr="00FF4281" w:rsidRDefault="00FF4281" w:rsidP="00FF4281">
            <w:pPr>
              <w:rPr>
                <w:rFonts w:ascii="Times" w:eastAsia="Times New Roman" w:hAnsi="Times" w:cs="Times New Roman"/>
              </w:rPr>
            </w:pPr>
            <w:r w:rsidRPr="00FF4281">
              <w:rPr>
                <w:rFonts w:eastAsia="Times New Roman" w:cs="Times New Roman"/>
              </w:rPr>
              <w:t>134</w:t>
            </w:r>
          </w:p>
        </w:tc>
        <w:tc>
          <w:tcPr>
            <w:tcW w:w="804" w:type="pct"/>
            <w:tcBorders>
              <w:top w:val="outset" w:sz="6" w:space="0" w:color="auto"/>
              <w:left w:val="outset" w:sz="6" w:space="0" w:color="auto"/>
              <w:bottom w:val="outset" w:sz="6" w:space="0" w:color="auto"/>
              <w:right w:val="outset" w:sz="6" w:space="0" w:color="auto"/>
            </w:tcBorders>
            <w:vAlign w:val="center"/>
            <w:hideMark/>
          </w:tcPr>
          <w:p w14:paraId="03F51B62"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wind</w:t>
            </w:r>
            <w:proofErr w:type="gramEnd"/>
            <w:r w:rsidRPr="00FF4281">
              <w:rPr>
                <w:rFonts w:eastAsia="Times New Roman" w:cs="Times New Roman"/>
              </w:rPr>
              <w:t>_</w:t>
            </w:r>
            <w:r w:rsidR="004006C1">
              <w:rPr>
                <w:rFonts w:eastAsia="Times New Roman" w:cs="Times New Roman"/>
              </w:rPr>
              <w:br/>
            </w:r>
            <w:r w:rsidRPr="00FF4281">
              <w:rPr>
                <w:rFonts w:eastAsia="Times New Roman" w:cs="Times New Roman"/>
              </w:rPr>
              <w:t>direction_</w:t>
            </w:r>
            <w:r w:rsidR="004006C1">
              <w:rPr>
                <w:rFonts w:eastAsia="Times New Roman" w:cs="Times New Roman"/>
              </w:rPr>
              <w:br/>
            </w:r>
            <w:r w:rsidRPr="00FF4281">
              <w:rPr>
                <w:rFonts w:eastAsia="Times New Roman" w:cs="Times New Roman"/>
              </w:rPr>
              <w:t>10m_nwp</w:t>
            </w:r>
          </w:p>
        </w:tc>
        <w:tc>
          <w:tcPr>
            <w:tcW w:w="497" w:type="pct"/>
            <w:tcBorders>
              <w:top w:val="outset" w:sz="6" w:space="0" w:color="auto"/>
              <w:left w:val="outset" w:sz="6" w:space="0" w:color="auto"/>
              <w:bottom w:val="outset" w:sz="6" w:space="0" w:color="auto"/>
              <w:right w:val="outset" w:sz="6" w:space="0" w:color="auto"/>
            </w:tcBorders>
            <w:vAlign w:val="center"/>
            <w:hideMark/>
          </w:tcPr>
          <w:p w14:paraId="6D282D34"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degrees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395B235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867BFC1"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3F3458A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wind</w:t>
            </w:r>
            <w:proofErr w:type="gramEnd"/>
            <w:r w:rsidRPr="00FF4281">
              <w:rPr>
                <w:rFonts w:eastAsia="Times New Roman" w:cs="Times New Roman"/>
              </w:rPr>
              <w:t xml:space="preserve"> direction from the NWP ancillary data at 10m above ground level</w:t>
            </w:r>
          </w:p>
        </w:tc>
      </w:tr>
      <w:tr w:rsidR="00FF4281" w:rsidRPr="00FF4281" w14:paraId="18623319"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2F4654CE" w14:textId="77777777" w:rsidR="00FF4281" w:rsidRPr="00FF4281" w:rsidRDefault="00FF4281" w:rsidP="00FF4281">
            <w:pPr>
              <w:rPr>
                <w:rFonts w:ascii="Times" w:eastAsia="Times New Roman" w:hAnsi="Times" w:cs="Times New Roman"/>
              </w:rPr>
            </w:pPr>
            <w:r w:rsidRPr="00FF4281">
              <w:rPr>
                <w:rFonts w:eastAsia="Times New Roman" w:cs="Times New Roman"/>
              </w:rPr>
              <w:t>135</w:t>
            </w:r>
          </w:p>
        </w:tc>
        <w:tc>
          <w:tcPr>
            <w:tcW w:w="804" w:type="pct"/>
            <w:tcBorders>
              <w:top w:val="outset" w:sz="6" w:space="0" w:color="auto"/>
              <w:left w:val="outset" w:sz="6" w:space="0" w:color="auto"/>
              <w:bottom w:val="outset" w:sz="6" w:space="0" w:color="auto"/>
              <w:right w:val="outset" w:sz="6" w:space="0" w:color="auto"/>
            </w:tcBorders>
            <w:vAlign w:val="center"/>
            <w:hideMark/>
          </w:tcPr>
          <w:p w14:paraId="3830398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refl</w:t>
            </w:r>
            <w:proofErr w:type="gramEnd"/>
            <w:r w:rsidRPr="00FF4281">
              <w:rPr>
                <w:rFonts w:eastAsia="Times New Roman" w:cs="Times New Roman"/>
              </w:rPr>
              <w:t>_0_65um_nom_dark</w:t>
            </w:r>
          </w:p>
        </w:tc>
        <w:tc>
          <w:tcPr>
            <w:tcW w:w="497" w:type="pct"/>
            <w:tcBorders>
              <w:top w:val="outset" w:sz="6" w:space="0" w:color="auto"/>
              <w:left w:val="outset" w:sz="6" w:space="0" w:color="auto"/>
              <w:bottom w:val="outset" w:sz="6" w:space="0" w:color="auto"/>
              <w:right w:val="outset" w:sz="6" w:space="0" w:color="auto"/>
            </w:tcBorders>
            <w:vAlign w:val="center"/>
            <w:hideMark/>
          </w:tcPr>
          <w:p w14:paraId="2D1BCFF4" w14:textId="77777777" w:rsidR="00FF4281" w:rsidRPr="00FF4281" w:rsidRDefault="00FF4281" w:rsidP="00FF4281">
            <w:pPr>
              <w:rPr>
                <w:rFonts w:ascii="Times" w:eastAsia="Times New Roman" w:hAnsi="Times" w:cs="Times New Roman"/>
              </w:rPr>
            </w:pPr>
            <w:r w:rsidRPr="00FF4281">
              <w:rPr>
                <w:rFonts w:eastAsia="Times New Roman" w:cs="Times New Roman"/>
              </w:rPr>
              <w:t>%</w:t>
            </w:r>
          </w:p>
        </w:tc>
        <w:tc>
          <w:tcPr>
            <w:tcW w:w="447" w:type="pct"/>
            <w:tcBorders>
              <w:top w:val="outset" w:sz="6" w:space="0" w:color="auto"/>
              <w:left w:val="outset" w:sz="6" w:space="0" w:color="auto"/>
              <w:bottom w:val="outset" w:sz="6" w:space="0" w:color="auto"/>
              <w:right w:val="outset" w:sz="6" w:space="0" w:color="auto"/>
            </w:tcBorders>
            <w:vAlign w:val="center"/>
            <w:hideMark/>
          </w:tcPr>
          <w:p w14:paraId="1F058A4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-2.00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32976A7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75DC1D6F"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top</w:t>
            </w:r>
            <w:proofErr w:type="gramEnd"/>
            <w:r w:rsidRPr="00FF4281">
              <w:rPr>
                <w:rFonts w:eastAsia="Times New Roman" w:cs="Times New Roman"/>
              </w:rPr>
              <w:t xml:space="preserve"> of atmosphere reflectance at the nominal wavelength of 0.65 microns generated from a dark-sky compositing method</w:t>
            </w:r>
          </w:p>
        </w:tc>
      </w:tr>
      <w:tr w:rsidR="00FF4281" w:rsidRPr="00FF4281" w14:paraId="251BB8C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0A4EFEA8" w14:textId="77777777" w:rsidR="00FF4281" w:rsidRPr="00FF4281" w:rsidRDefault="00FF4281" w:rsidP="00FF4281">
            <w:pPr>
              <w:rPr>
                <w:rFonts w:ascii="Times" w:eastAsia="Times New Roman" w:hAnsi="Times" w:cs="Times New Roman"/>
              </w:rPr>
            </w:pPr>
            <w:r w:rsidRPr="00FF4281">
              <w:rPr>
                <w:rFonts w:eastAsia="Times New Roman" w:cs="Times New Roman"/>
              </w:rPr>
              <w:t>136</w:t>
            </w:r>
          </w:p>
        </w:tc>
        <w:tc>
          <w:tcPr>
            <w:tcW w:w="804" w:type="pct"/>
            <w:tcBorders>
              <w:top w:val="outset" w:sz="6" w:space="0" w:color="auto"/>
              <w:left w:val="outset" w:sz="6" w:space="0" w:color="auto"/>
              <w:bottom w:val="outset" w:sz="6" w:space="0" w:color="auto"/>
              <w:right w:val="outset" w:sz="6" w:space="0" w:color="auto"/>
            </w:tcBorders>
            <w:vAlign w:val="center"/>
            <w:hideMark/>
          </w:tcPr>
          <w:p w14:paraId="138C2BD4"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cloud</w:t>
            </w:r>
            <w:proofErr w:type="gramEnd"/>
            <w:r w:rsidRPr="00FF4281">
              <w:rPr>
                <w:rFonts w:eastAsia="Times New Roman" w:cs="Times New Roman"/>
              </w:rPr>
              <w:t>_water_path</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37A31B8"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g</w:t>
            </w:r>
            <w:proofErr w:type="gramEnd"/>
            <w:r w:rsidRPr="00FF4281">
              <w:rPr>
                <w:rFonts w:eastAsia="Times New Roman" w:cs="Times New Roman"/>
              </w:rPr>
              <w:t xml:space="preserve"> m-2</w:t>
            </w:r>
          </w:p>
        </w:tc>
        <w:tc>
          <w:tcPr>
            <w:tcW w:w="447" w:type="pct"/>
            <w:tcBorders>
              <w:top w:val="outset" w:sz="6" w:space="0" w:color="auto"/>
              <w:left w:val="outset" w:sz="6" w:space="0" w:color="auto"/>
              <w:bottom w:val="outset" w:sz="6" w:space="0" w:color="auto"/>
              <w:right w:val="outset" w:sz="6" w:space="0" w:color="auto"/>
            </w:tcBorders>
            <w:vAlign w:val="center"/>
            <w:hideMark/>
          </w:tcPr>
          <w:p w14:paraId="01D2212F"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754FCA8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1200.00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1119C809"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integrated</w:t>
            </w:r>
            <w:proofErr w:type="gramEnd"/>
            <w:r w:rsidRPr="00FF4281">
              <w:rPr>
                <w:rFonts w:eastAsia="Times New Roman" w:cs="Times New Roman"/>
              </w:rPr>
              <w:t xml:space="preserve"> total cloud water over whole column</w:t>
            </w:r>
          </w:p>
        </w:tc>
      </w:tr>
      <w:tr w:rsidR="00FF4281" w:rsidRPr="00FF4281" w14:paraId="3DCB6BEC"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38D0E13" w14:textId="77777777" w:rsidR="00FF4281" w:rsidRPr="00FF4281" w:rsidRDefault="00FF4281" w:rsidP="00FF4281">
            <w:pPr>
              <w:rPr>
                <w:rFonts w:ascii="Times" w:eastAsia="Times New Roman" w:hAnsi="Times" w:cs="Times New Roman"/>
              </w:rPr>
            </w:pPr>
            <w:r w:rsidRPr="00FF4281">
              <w:rPr>
                <w:rFonts w:eastAsia="Times New Roman" w:cs="Times New Roman"/>
              </w:rPr>
              <w:lastRenderedPageBreak/>
              <w:t>137</w:t>
            </w:r>
          </w:p>
        </w:tc>
        <w:tc>
          <w:tcPr>
            <w:tcW w:w="804" w:type="pct"/>
            <w:tcBorders>
              <w:top w:val="outset" w:sz="6" w:space="0" w:color="auto"/>
              <w:left w:val="outset" w:sz="6" w:space="0" w:color="auto"/>
              <w:bottom w:val="outset" w:sz="6" w:space="0" w:color="auto"/>
              <w:right w:val="outset" w:sz="6" w:space="0" w:color="auto"/>
            </w:tcBorders>
            <w:vAlign w:val="center"/>
            <w:hideMark/>
          </w:tcPr>
          <w:p w14:paraId="4561CFEF"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rain</w:t>
            </w:r>
            <w:proofErr w:type="gramEnd"/>
            <w:r w:rsidRPr="00FF4281">
              <w:rPr>
                <w:rFonts w:eastAsia="Times New Roman" w:cs="Times New Roman"/>
              </w:rPr>
              <w:t>_rate</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472E647"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mm</w:t>
            </w:r>
            <w:proofErr w:type="gramEnd"/>
            <w:r w:rsidRPr="00FF4281">
              <w:rPr>
                <w:rFonts w:eastAsia="Times New Roman" w:cs="Times New Roman"/>
              </w:rPr>
              <w:t xml:space="preserve"> h-1</w:t>
            </w:r>
          </w:p>
        </w:tc>
        <w:tc>
          <w:tcPr>
            <w:tcW w:w="447" w:type="pct"/>
            <w:tcBorders>
              <w:top w:val="outset" w:sz="6" w:space="0" w:color="auto"/>
              <w:left w:val="outset" w:sz="6" w:space="0" w:color="auto"/>
              <w:bottom w:val="outset" w:sz="6" w:space="0" w:color="auto"/>
              <w:right w:val="outset" w:sz="6" w:space="0" w:color="auto"/>
            </w:tcBorders>
            <w:vAlign w:val="center"/>
            <w:hideMark/>
          </w:tcPr>
          <w:p w14:paraId="56F9258E"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F22AAC7"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32.0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5FFE673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derived</w:t>
            </w:r>
            <w:proofErr w:type="gramEnd"/>
            <w:r w:rsidRPr="00FF4281">
              <w:rPr>
                <w:rFonts w:eastAsia="Times New Roman" w:cs="Times New Roman"/>
              </w:rPr>
              <w:t xml:space="preserve"> rain rate</w:t>
            </w:r>
          </w:p>
        </w:tc>
      </w:tr>
      <w:tr w:rsidR="00FF4281" w:rsidRPr="00FF4281" w14:paraId="22235E85"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3FF811A1" w14:textId="77777777" w:rsidR="00FF4281" w:rsidRPr="00FF4281" w:rsidRDefault="00FF4281" w:rsidP="00FF4281">
            <w:pPr>
              <w:rPr>
                <w:rFonts w:ascii="Times" w:eastAsia="Times New Roman" w:hAnsi="Times" w:cs="Times New Roman"/>
              </w:rPr>
            </w:pPr>
            <w:r w:rsidRPr="00FF4281">
              <w:rPr>
                <w:rFonts w:eastAsia="Times New Roman" w:cs="Times New Roman"/>
              </w:rPr>
              <w:t>138</w:t>
            </w:r>
          </w:p>
        </w:tc>
        <w:tc>
          <w:tcPr>
            <w:tcW w:w="804" w:type="pct"/>
            <w:tcBorders>
              <w:top w:val="outset" w:sz="6" w:space="0" w:color="auto"/>
              <w:left w:val="outset" w:sz="6" w:space="0" w:color="auto"/>
              <w:bottom w:val="outset" w:sz="6" w:space="0" w:color="auto"/>
              <w:right w:val="outset" w:sz="6" w:space="0" w:color="auto"/>
            </w:tcBorders>
            <w:vAlign w:val="center"/>
            <w:hideMark/>
          </w:tcPr>
          <w:p w14:paraId="2AC91F9C"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wind</w:t>
            </w:r>
            <w:proofErr w:type="gramEnd"/>
            <w:r w:rsidRPr="00FF4281">
              <w:rPr>
                <w:rFonts w:eastAsia="Times New Roman" w:cs="Times New Roman"/>
              </w:rPr>
              <w:t>_speed_cloud_top</w:t>
            </w:r>
            <w:proofErr w:type="spellEnd"/>
            <w:r w:rsidRPr="00FF4281">
              <w:rPr>
                <w:rFonts w:eastAsia="Times New Roman" w:cs="Times New Roman"/>
              </w:rPr>
              <w:t>_</w:t>
            </w:r>
            <w:r w:rsidR="004006C1">
              <w:rPr>
                <w:rFonts w:eastAsia="Times New Roman" w:cs="Times New Roman"/>
              </w:rPr>
              <w:br/>
            </w:r>
            <w:proofErr w:type="spellStart"/>
            <w:r w:rsidRPr="00FF4281">
              <w:rPr>
                <w:rFonts w:eastAsia="Times New Roman" w:cs="Times New Roman"/>
              </w:rPr>
              <w:t>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00CE8083"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m</w:t>
            </w:r>
            <w:proofErr w:type="gramEnd"/>
            <w:r w:rsidRPr="00FF4281">
              <w:rPr>
                <w:rFonts w:eastAsia="Times New Roman" w:cs="Times New Roman"/>
              </w:rPr>
              <w:t>/s</w:t>
            </w:r>
          </w:p>
        </w:tc>
        <w:tc>
          <w:tcPr>
            <w:tcW w:w="447" w:type="pct"/>
            <w:tcBorders>
              <w:top w:val="outset" w:sz="6" w:space="0" w:color="auto"/>
              <w:left w:val="outset" w:sz="6" w:space="0" w:color="auto"/>
              <w:bottom w:val="outset" w:sz="6" w:space="0" w:color="auto"/>
              <w:right w:val="outset" w:sz="6" w:space="0" w:color="auto"/>
            </w:tcBorders>
            <w:vAlign w:val="center"/>
            <w:hideMark/>
          </w:tcPr>
          <w:p w14:paraId="0D24D718"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595C5B5B"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50.0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47299AC5"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wind</w:t>
            </w:r>
            <w:proofErr w:type="gramEnd"/>
            <w:r w:rsidRPr="00FF4281">
              <w:rPr>
                <w:rFonts w:eastAsia="Times New Roman" w:cs="Times New Roman"/>
              </w:rPr>
              <w:t xml:space="preserve"> speed from the NWP ancillary data at cloud-top level</w:t>
            </w:r>
          </w:p>
        </w:tc>
      </w:tr>
      <w:tr w:rsidR="00FF4281" w:rsidRPr="00FF4281" w14:paraId="38AC287B" w14:textId="77777777" w:rsidTr="00FF4281">
        <w:trPr>
          <w:tblCellSpacing w:w="15" w:type="dxa"/>
        </w:trPr>
        <w:tc>
          <w:tcPr>
            <w:tcW w:w="318" w:type="pct"/>
            <w:tcBorders>
              <w:top w:val="outset" w:sz="6" w:space="0" w:color="auto"/>
              <w:left w:val="outset" w:sz="6" w:space="0" w:color="auto"/>
              <w:bottom w:val="outset" w:sz="6" w:space="0" w:color="auto"/>
              <w:right w:val="outset" w:sz="6" w:space="0" w:color="auto"/>
            </w:tcBorders>
            <w:vAlign w:val="center"/>
            <w:hideMark/>
          </w:tcPr>
          <w:p w14:paraId="41EDDDD2" w14:textId="77777777" w:rsidR="00FF4281" w:rsidRPr="00FF4281" w:rsidRDefault="00FF4281" w:rsidP="00FF4281">
            <w:pPr>
              <w:rPr>
                <w:rFonts w:ascii="Times" w:eastAsia="Times New Roman" w:hAnsi="Times" w:cs="Times New Roman"/>
              </w:rPr>
            </w:pPr>
            <w:r w:rsidRPr="00FF4281">
              <w:rPr>
                <w:rFonts w:eastAsia="Times New Roman" w:cs="Times New Roman"/>
              </w:rPr>
              <w:t>139</w:t>
            </w:r>
          </w:p>
        </w:tc>
        <w:tc>
          <w:tcPr>
            <w:tcW w:w="804" w:type="pct"/>
            <w:tcBorders>
              <w:top w:val="outset" w:sz="6" w:space="0" w:color="auto"/>
              <w:left w:val="outset" w:sz="6" w:space="0" w:color="auto"/>
              <w:bottom w:val="outset" w:sz="6" w:space="0" w:color="auto"/>
              <w:right w:val="outset" w:sz="6" w:space="0" w:color="auto"/>
            </w:tcBorders>
            <w:vAlign w:val="center"/>
            <w:hideMark/>
          </w:tcPr>
          <w:p w14:paraId="5D63A265" w14:textId="77777777" w:rsidR="00FF4281" w:rsidRPr="00FF4281" w:rsidRDefault="00FF4281" w:rsidP="00FF4281">
            <w:pPr>
              <w:rPr>
                <w:rFonts w:ascii="Times" w:eastAsia="Times New Roman" w:hAnsi="Times" w:cs="Times New Roman"/>
              </w:rPr>
            </w:pPr>
            <w:proofErr w:type="spellStart"/>
            <w:proofErr w:type="gramStart"/>
            <w:r w:rsidRPr="00FF4281">
              <w:rPr>
                <w:rFonts w:eastAsia="Times New Roman" w:cs="Times New Roman"/>
              </w:rPr>
              <w:t>wind</w:t>
            </w:r>
            <w:proofErr w:type="gramEnd"/>
            <w:r w:rsidRPr="00FF4281">
              <w:rPr>
                <w:rFonts w:eastAsia="Times New Roman" w:cs="Times New Roman"/>
              </w:rPr>
              <w:t>_direction_cloud_top_nwp</w:t>
            </w:r>
            <w:proofErr w:type="spellEnd"/>
          </w:p>
        </w:tc>
        <w:tc>
          <w:tcPr>
            <w:tcW w:w="497" w:type="pct"/>
            <w:tcBorders>
              <w:top w:val="outset" w:sz="6" w:space="0" w:color="auto"/>
              <w:left w:val="outset" w:sz="6" w:space="0" w:color="auto"/>
              <w:bottom w:val="outset" w:sz="6" w:space="0" w:color="auto"/>
              <w:right w:val="outset" w:sz="6" w:space="0" w:color="auto"/>
            </w:tcBorders>
            <w:vAlign w:val="center"/>
            <w:hideMark/>
          </w:tcPr>
          <w:p w14:paraId="5259E61D"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degrees</w:t>
            </w:r>
            <w:proofErr w:type="gramEnd"/>
          </w:p>
        </w:tc>
        <w:tc>
          <w:tcPr>
            <w:tcW w:w="447" w:type="pct"/>
            <w:tcBorders>
              <w:top w:val="outset" w:sz="6" w:space="0" w:color="auto"/>
              <w:left w:val="outset" w:sz="6" w:space="0" w:color="auto"/>
              <w:bottom w:val="outset" w:sz="6" w:space="0" w:color="auto"/>
              <w:right w:val="outset" w:sz="6" w:space="0" w:color="auto"/>
            </w:tcBorders>
            <w:vAlign w:val="center"/>
            <w:hideMark/>
          </w:tcPr>
          <w:p w14:paraId="5DDDD62D"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0.00 </w:t>
            </w:r>
          </w:p>
        </w:tc>
        <w:tc>
          <w:tcPr>
            <w:tcW w:w="547" w:type="pct"/>
            <w:tcBorders>
              <w:top w:val="outset" w:sz="6" w:space="0" w:color="auto"/>
              <w:left w:val="outset" w:sz="6" w:space="0" w:color="auto"/>
              <w:bottom w:val="outset" w:sz="6" w:space="0" w:color="auto"/>
              <w:right w:val="outset" w:sz="6" w:space="0" w:color="auto"/>
            </w:tcBorders>
            <w:vAlign w:val="center"/>
            <w:hideMark/>
          </w:tcPr>
          <w:p w14:paraId="226E6EEA" w14:textId="77777777" w:rsidR="00FF4281" w:rsidRPr="00FF4281" w:rsidRDefault="00FF4281" w:rsidP="00FF4281">
            <w:pPr>
              <w:rPr>
                <w:rFonts w:ascii="Times" w:eastAsia="Times New Roman" w:hAnsi="Times" w:cs="Times New Roman"/>
              </w:rPr>
            </w:pPr>
            <w:r w:rsidRPr="00FF4281">
              <w:rPr>
                <w:rFonts w:eastAsia="Times New Roman" w:cs="Times New Roman"/>
              </w:rPr>
              <w:t xml:space="preserve">360.0 </w:t>
            </w:r>
          </w:p>
        </w:tc>
        <w:tc>
          <w:tcPr>
            <w:tcW w:w="2267" w:type="pct"/>
            <w:tcBorders>
              <w:top w:val="outset" w:sz="6" w:space="0" w:color="auto"/>
              <w:left w:val="outset" w:sz="6" w:space="0" w:color="auto"/>
              <w:bottom w:val="outset" w:sz="6" w:space="0" w:color="auto"/>
              <w:right w:val="outset" w:sz="6" w:space="0" w:color="auto"/>
            </w:tcBorders>
            <w:vAlign w:val="center"/>
            <w:hideMark/>
          </w:tcPr>
          <w:p w14:paraId="01A1D670" w14:textId="77777777" w:rsidR="00FF4281" w:rsidRPr="00FF4281" w:rsidRDefault="00FF4281" w:rsidP="00FF4281">
            <w:pPr>
              <w:rPr>
                <w:rFonts w:ascii="Times" w:eastAsia="Times New Roman" w:hAnsi="Times" w:cs="Times New Roman"/>
              </w:rPr>
            </w:pPr>
            <w:proofErr w:type="gramStart"/>
            <w:r w:rsidRPr="00FF4281">
              <w:rPr>
                <w:rFonts w:eastAsia="Times New Roman" w:cs="Times New Roman"/>
              </w:rPr>
              <w:t>wind</w:t>
            </w:r>
            <w:proofErr w:type="gramEnd"/>
            <w:r w:rsidRPr="00FF4281">
              <w:rPr>
                <w:rFonts w:eastAsia="Times New Roman" w:cs="Times New Roman"/>
              </w:rPr>
              <w:t xml:space="preserve"> direction from the NWP ancillary data at cloud-top level</w:t>
            </w:r>
          </w:p>
        </w:tc>
      </w:tr>
    </w:tbl>
    <w:p w14:paraId="3F99CD74" w14:textId="77777777" w:rsidR="003B7532" w:rsidRDefault="003B7532" w:rsidP="009120E2">
      <w:pPr>
        <w:pStyle w:val="Heading2"/>
      </w:pPr>
    </w:p>
    <w:p w14:paraId="0A6BA71F" w14:textId="77777777" w:rsidR="005543D6" w:rsidRDefault="005543D6" w:rsidP="005543D6">
      <w:pPr>
        <w:pStyle w:val="Heading3"/>
      </w:pPr>
      <w:bookmarkStart w:id="435" w:name="_Toc257364719"/>
      <w:proofErr w:type="gramStart"/>
      <w:r>
        <w:t>Level-2 Attributes.</w:t>
      </w:r>
      <w:bookmarkEnd w:id="435"/>
      <w:proofErr w:type="gramEnd"/>
    </w:p>
    <w:p w14:paraId="5EF70AC7" w14:textId="77777777" w:rsidR="00AD5A79" w:rsidRDefault="005543D6" w:rsidP="00AD5A79">
      <w:r>
        <w:t xml:space="preserve">In addition to the Scientific Data Sets (SDS) listed in Table 4, the Level-2 files also contain meta-data stored as global attributes.  In a Level-2 </w:t>
      </w:r>
      <w:proofErr w:type="gramStart"/>
      <w:r>
        <w:t>file ,</w:t>
      </w:r>
      <w:proofErr w:type="gramEnd"/>
      <w:r>
        <w:t xml:space="preserve"> there are over 60 attributes.  These record many of the choices made in the default options file and provide information on the time-span, the sensor, its calibration and versions of the algorithms.  Table 5 gives the complete list of these attributes.</w:t>
      </w:r>
    </w:p>
    <w:p w14:paraId="46656F2D" w14:textId="77777777" w:rsidR="00AD5A79" w:rsidRDefault="00AD5A79" w:rsidP="00AD5A79"/>
    <w:p w14:paraId="3C66E6FE" w14:textId="77777777" w:rsidR="00AD5A79" w:rsidRPr="00AD5A79" w:rsidRDefault="00AD5A79" w:rsidP="00AD5A79">
      <w:r>
        <w:t xml:space="preserve">  </w:t>
      </w:r>
    </w:p>
    <w:p w14:paraId="52B8695A" w14:textId="77777777" w:rsidR="00AD5A79" w:rsidRDefault="00AD5A79" w:rsidP="00AD5A79">
      <w:pPr>
        <w:pStyle w:val="Caption"/>
        <w:keepNext/>
      </w:pPr>
      <w:r>
        <w:t xml:space="preserve">Table </w:t>
      </w:r>
      <w:fldSimple w:instr=" SEQ Table \* ARABIC ">
        <w:r w:rsidR="0065576D">
          <w:rPr>
            <w:noProof/>
          </w:rPr>
          <w:t>5</w:t>
        </w:r>
      </w:fldSimple>
      <w:proofErr w:type="gramStart"/>
      <w:r>
        <w:t xml:space="preserve">  List</w:t>
      </w:r>
      <w:proofErr w:type="gramEnd"/>
      <w:r>
        <w:t xml:space="preserve"> and description of global attributes in a Level-2 fie.</w:t>
      </w:r>
    </w:p>
    <w:tbl>
      <w:tblPr>
        <w:tblStyle w:val="TableGrid"/>
        <w:tblW w:w="9453" w:type="dxa"/>
        <w:tblLayout w:type="fixed"/>
        <w:tblLook w:val="04A0" w:firstRow="1" w:lastRow="0" w:firstColumn="1" w:lastColumn="0" w:noHBand="0" w:noVBand="1"/>
      </w:tblPr>
      <w:tblGrid>
        <w:gridCol w:w="1188"/>
        <w:gridCol w:w="3330"/>
        <w:gridCol w:w="4935"/>
      </w:tblGrid>
      <w:tr w:rsidR="002161E9" w:rsidRPr="002C4B12" w14:paraId="119C4DAF" w14:textId="77777777" w:rsidTr="003B4063">
        <w:tc>
          <w:tcPr>
            <w:tcW w:w="1188" w:type="dxa"/>
          </w:tcPr>
          <w:p w14:paraId="07AE7BB0" w14:textId="77777777" w:rsidR="002161E9" w:rsidRPr="00AD5A79" w:rsidRDefault="002161E9" w:rsidP="00BB3B0D">
            <w:pPr>
              <w:pStyle w:val="PlainText"/>
              <w:rPr>
                <w:rFonts w:ascii="Courier New" w:hAnsi="Courier New" w:cs="Courier New"/>
                <w:b/>
              </w:rPr>
            </w:pPr>
            <w:proofErr w:type="spellStart"/>
            <w:r w:rsidRPr="00AD5A79">
              <w:rPr>
                <w:rFonts w:ascii="Courier New" w:hAnsi="Courier New" w:cs="Courier New"/>
                <w:b/>
              </w:rPr>
              <w:t>Attr</w:t>
            </w:r>
            <w:proofErr w:type="spellEnd"/>
            <w:r w:rsidRPr="00AD5A79">
              <w:rPr>
                <w:rFonts w:ascii="Courier New" w:hAnsi="Courier New" w:cs="Courier New"/>
                <w:b/>
              </w:rPr>
              <w:t>. #</w:t>
            </w:r>
          </w:p>
        </w:tc>
        <w:tc>
          <w:tcPr>
            <w:tcW w:w="3330" w:type="dxa"/>
          </w:tcPr>
          <w:p w14:paraId="4BCBC82F" w14:textId="77777777" w:rsidR="002161E9" w:rsidRPr="00AD5A79" w:rsidRDefault="002161E9" w:rsidP="00BB3B0D">
            <w:pPr>
              <w:pStyle w:val="PlainText"/>
              <w:rPr>
                <w:rFonts w:ascii="Courier New" w:hAnsi="Courier New" w:cs="Courier New"/>
                <w:b/>
              </w:rPr>
            </w:pPr>
            <w:r w:rsidRPr="00AD5A79">
              <w:rPr>
                <w:rFonts w:ascii="Courier New" w:hAnsi="Courier New" w:cs="Courier New"/>
                <w:b/>
              </w:rPr>
              <w:t>Attribute Name</w:t>
            </w:r>
          </w:p>
        </w:tc>
        <w:tc>
          <w:tcPr>
            <w:tcW w:w="4935" w:type="dxa"/>
          </w:tcPr>
          <w:p w14:paraId="63CB8438" w14:textId="77777777" w:rsidR="002161E9" w:rsidRPr="00AD5A79" w:rsidRDefault="002161E9" w:rsidP="00BB3B0D">
            <w:pPr>
              <w:pStyle w:val="PlainText"/>
              <w:rPr>
                <w:rFonts w:ascii="Courier New" w:hAnsi="Courier New" w:cs="Courier New"/>
                <w:b/>
              </w:rPr>
            </w:pPr>
            <w:r w:rsidRPr="00AD5A79">
              <w:rPr>
                <w:rFonts w:ascii="Courier New" w:hAnsi="Courier New" w:cs="Courier New"/>
                <w:b/>
              </w:rPr>
              <w:t>Description</w:t>
            </w:r>
          </w:p>
        </w:tc>
      </w:tr>
      <w:tr w:rsidR="002161E9" w:rsidRPr="002C4B12" w14:paraId="1EFEF091" w14:textId="77777777" w:rsidTr="003B4063">
        <w:tc>
          <w:tcPr>
            <w:tcW w:w="1188" w:type="dxa"/>
          </w:tcPr>
          <w:p w14:paraId="345CF749" w14:textId="77777777" w:rsidR="002161E9" w:rsidRPr="002C4B12" w:rsidRDefault="002161E9" w:rsidP="00BB3B0D">
            <w:pPr>
              <w:pStyle w:val="PlainText"/>
              <w:rPr>
                <w:rFonts w:ascii="Courier New" w:hAnsi="Courier New" w:cs="Courier New"/>
              </w:rPr>
            </w:pPr>
            <w:r>
              <w:rPr>
                <w:rFonts w:ascii="Courier New" w:hAnsi="Courier New" w:cs="Courier New"/>
              </w:rPr>
              <w:t>1</w:t>
            </w:r>
          </w:p>
        </w:tc>
        <w:tc>
          <w:tcPr>
            <w:tcW w:w="3330" w:type="dxa"/>
          </w:tcPr>
          <w:p w14:paraId="6D8774A6"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SOURCE</w:t>
            </w:r>
          </w:p>
        </w:tc>
        <w:tc>
          <w:tcPr>
            <w:tcW w:w="4935" w:type="dxa"/>
          </w:tcPr>
          <w:p w14:paraId="0092E8F0"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Version of </w:t>
            </w:r>
            <w:proofErr w:type="spellStart"/>
            <w:r>
              <w:rPr>
                <w:rFonts w:ascii="Courier New" w:hAnsi="Courier New" w:cs="Courier New"/>
              </w:rPr>
              <w:t>clavrxorb</w:t>
            </w:r>
            <w:proofErr w:type="spellEnd"/>
          </w:p>
        </w:tc>
      </w:tr>
      <w:tr w:rsidR="002161E9" w:rsidRPr="002C4B12" w14:paraId="01FBC160" w14:textId="77777777" w:rsidTr="003B4063">
        <w:tc>
          <w:tcPr>
            <w:tcW w:w="1188" w:type="dxa"/>
          </w:tcPr>
          <w:p w14:paraId="355FB90E" w14:textId="77777777" w:rsidR="002161E9" w:rsidRPr="002C4B12" w:rsidRDefault="002161E9" w:rsidP="00BB3B0D">
            <w:pPr>
              <w:pStyle w:val="PlainText"/>
              <w:rPr>
                <w:rFonts w:ascii="Courier New" w:hAnsi="Courier New" w:cs="Courier New"/>
              </w:rPr>
            </w:pPr>
            <w:r>
              <w:rPr>
                <w:rFonts w:ascii="Courier New" w:hAnsi="Courier New" w:cs="Courier New"/>
              </w:rPr>
              <w:t>2</w:t>
            </w:r>
          </w:p>
        </w:tc>
        <w:tc>
          <w:tcPr>
            <w:tcW w:w="3330" w:type="dxa"/>
          </w:tcPr>
          <w:p w14:paraId="344B0CEA"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CREATED</w:t>
            </w:r>
          </w:p>
        </w:tc>
        <w:tc>
          <w:tcPr>
            <w:tcW w:w="4935" w:type="dxa"/>
          </w:tcPr>
          <w:p w14:paraId="3E3B3F64" w14:textId="77777777" w:rsidR="002161E9" w:rsidRPr="002C4B12" w:rsidRDefault="00BB3B0D" w:rsidP="00BB3B0D">
            <w:pPr>
              <w:pStyle w:val="PlainText"/>
              <w:rPr>
                <w:rFonts w:ascii="Courier New" w:hAnsi="Courier New" w:cs="Courier New"/>
              </w:rPr>
            </w:pPr>
            <w:r>
              <w:rPr>
                <w:rFonts w:ascii="Courier New" w:hAnsi="Courier New" w:cs="Courier New"/>
              </w:rPr>
              <w:t>Time of file creation</w:t>
            </w:r>
          </w:p>
        </w:tc>
      </w:tr>
      <w:tr w:rsidR="002161E9" w:rsidRPr="002C4B12" w14:paraId="641B871B" w14:textId="77777777" w:rsidTr="003B4063">
        <w:tc>
          <w:tcPr>
            <w:tcW w:w="1188" w:type="dxa"/>
          </w:tcPr>
          <w:p w14:paraId="32363A2C" w14:textId="77777777" w:rsidR="002161E9" w:rsidRPr="002C4B12" w:rsidRDefault="002161E9" w:rsidP="00BB3B0D">
            <w:pPr>
              <w:pStyle w:val="PlainText"/>
              <w:rPr>
                <w:rFonts w:ascii="Courier New" w:hAnsi="Courier New" w:cs="Courier New"/>
              </w:rPr>
            </w:pPr>
            <w:r>
              <w:rPr>
                <w:rFonts w:ascii="Courier New" w:hAnsi="Courier New" w:cs="Courier New"/>
              </w:rPr>
              <w:t>3</w:t>
            </w:r>
          </w:p>
        </w:tc>
        <w:tc>
          <w:tcPr>
            <w:tcW w:w="3330" w:type="dxa"/>
          </w:tcPr>
          <w:p w14:paraId="65626999"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PROCESSING_NOTE</w:t>
            </w:r>
          </w:p>
        </w:tc>
        <w:tc>
          <w:tcPr>
            <w:tcW w:w="4935" w:type="dxa"/>
          </w:tcPr>
          <w:p w14:paraId="0B7A0B98" w14:textId="77777777" w:rsidR="002161E9" w:rsidRPr="002C4B12" w:rsidRDefault="00BB3B0D" w:rsidP="00BB3B0D">
            <w:pPr>
              <w:pStyle w:val="PlainText"/>
              <w:rPr>
                <w:rFonts w:ascii="Courier New" w:hAnsi="Courier New" w:cs="Courier New"/>
              </w:rPr>
            </w:pPr>
            <w:r>
              <w:rPr>
                <w:rFonts w:ascii="Courier New" w:hAnsi="Courier New" w:cs="Courier New"/>
              </w:rPr>
              <w:t>Processing description string</w:t>
            </w:r>
          </w:p>
        </w:tc>
      </w:tr>
      <w:tr w:rsidR="002161E9" w:rsidRPr="002C4B12" w14:paraId="4A6FDE11" w14:textId="77777777" w:rsidTr="003B4063">
        <w:tc>
          <w:tcPr>
            <w:tcW w:w="1188" w:type="dxa"/>
          </w:tcPr>
          <w:p w14:paraId="0F1AFC31" w14:textId="77777777" w:rsidR="002161E9" w:rsidRPr="002C4B12" w:rsidRDefault="002161E9" w:rsidP="00BB3B0D">
            <w:pPr>
              <w:pStyle w:val="PlainText"/>
              <w:rPr>
                <w:rFonts w:ascii="Courier New" w:hAnsi="Courier New" w:cs="Courier New"/>
              </w:rPr>
            </w:pPr>
            <w:r>
              <w:rPr>
                <w:rFonts w:ascii="Courier New" w:hAnsi="Courier New" w:cs="Courier New"/>
              </w:rPr>
              <w:t>4</w:t>
            </w:r>
          </w:p>
        </w:tc>
        <w:tc>
          <w:tcPr>
            <w:tcW w:w="3330" w:type="dxa"/>
          </w:tcPr>
          <w:p w14:paraId="19498E10"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HDF_LIB_VERSION</w:t>
            </w:r>
          </w:p>
        </w:tc>
        <w:tc>
          <w:tcPr>
            <w:tcW w:w="4935" w:type="dxa"/>
          </w:tcPr>
          <w:p w14:paraId="35DBC05F" w14:textId="77777777" w:rsidR="002161E9" w:rsidRPr="002C4B12" w:rsidRDefault="00BB3B0D" w:rsidP="00BB3B0D">
            <w:pPr>
              <w:pStyle w:val="PlainText"/>
              <w:rPr>
                <w:rFonts w:ascii="Courier New" w:hAnsi="Courier New" w:cs="Courier New"/>
              </w:rPr>
            </w:pPr>
            <w:r>
              <w:rPr>
                <w:rFonts w:ascii="Courier New" w:hAnsi="Courier New" w:cs="Courier New"/>
              </w:rPr>
              <w:t>HDF4 library version</w:t>
            </w:r>
          </w:p>
        </w:tc>
      </w:tr>
      <w:tr w:rsidR="002161E9" w:rsidRPr="002C4B12" w14:paraId="77D72B2E" w14:textId="77777777" w:rsidTr="003B4063">
        <w:tc>
          <w:tcPr>
            <w:tcW w:w="1188" w:type="dxa"/>
          </w:tcPr>
          <w:p w14:paraId="40A71F0C" w14:textId="77777777" w:rsidR="002161E9" w:rsidRPr="002C4B12" w:rsidRDefault="002161E9" w:rsidP="00BB3B0D">
            <w:pPr>
              <w:pStyle w:val="PlainText"/>
              <w:rPr>
                <w:rFonts w:ascii="Courier New" w:hAnsi="Courier New" w:cs="Courier New"/>
              </w:rPr>
            </w:pPr>
            <w:r>
              <w:rPr>
                <w:rFonts w:ascii="Courier New" w:hAnsi="Courier New" w:cs="Courier New"/>
              </w:rPr>
              <w:t>5</w:t>
            </w:r>
          </w:p>
        </w:tc>
        <w:tc>
          <w:tcPr>
            <w:tcW w:w="3330" w:type="dxa"/>
          </w:tcPr>
          <w:p w14:paraId="665EE646"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MACHINE</w:t>
            </w:r>
          </w:p>
        </w:tc>
        <w:tc>
          <w:tcPr>
            <w:tcW w:w="4935" w:type="dxa"/>
          </w:tcPr>
          <w:p w14:paraId="61B5003E" w14:textId="77777777" w:rsidR="002161E9" w:rsidRPr="002C4B12" w:rsidRDefault="00BB3B0D" w:rsidP="00BB3B0D">
            <w:pPr>
              <w:pStyle w:val="PlainText"/>
              <w:rPr>
                <w:rFonts w:ascii="Courier New" w:hAnsi="Courier New" w:cs="Courier New"/>
              </w:rPr>
            </w:pPr>
            <w:r>
              <w:rPr>
                <w:rFonts w:ascii="Courier New" w:hAnsi="Courier New" w:cs="Courier New"/>
              </w:rPr>
              <w:t>Machine name</w:t>
            </w:r>
          </w:p>
        </w:tc>
      </w:tr>
      <w:tr w:rsidR="002161E9" w:rsidRPr="002C4B12" w14:paraId="422D6218" w14:textId="77777777" w:rsidTr="003B4063">
        <w:tc>
          <w:tcPr>
            <w:tcW w:w="1188" w:type="dxa"/>
          </w:tcPr>
          <w:p w14:paraId="14A069B1" w14:textId="77777777" w:rsidR="002161E9" w:rsidRPr="002C4B12" w:rsidRDefault="002161E9" w:rsidP="00BB3B0D">
            <w:pPr>
              <w:pStyle w:val="PlainText"/>
              <w:rPr>
                <w:rFonts w:ascii="Courier New" w:hAnsi="Courier New" w:cs="Courier New"/>
              </w:rPr>
            </w:pPr>
            <w:r>
              <w:rPr>
                <w:rFonts w:ascii="Courier New" w:hAnsi="Courier New" w:cs="Courier New"/>
              </w:rPr>
              <w:t>6</w:t>
            </w:r>
          </w:p>
        </w:tc>
        <w:tc>
          <w:tcPr>
            <w:tcW w:w="3330" w:type="dxa"/>
          </w:tcPr>
          <w:p w14:paraId="69036704"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PROGLANG</w:t>
            </w:r>
          </w:p>
        </w:tc>
        <w:tc>
          <w:tcPr>
            <w:tcW w:w="4935" w:type="dxa"/>
          </w:tcPr>
          <w:p w14:paraId="4293FBBD" w14:textId="77777777" w:rsidR="002161E9" w:rsidRPr="002C4B12" w:rsidRDefault="00BB3B0D" w:rsidP="00BB3B0D">
            <w:pPr>
              <w:pStyle w:val="PlainText"/>
              <w:rPr>
                <w:rFonts w:ascii="Courier New" w:hAnsi="Courier New" w:cs="Courier New"/>
              </w:rPr>
            </w:pPr>
            <w:r>
              <w:rPr>
                <w:rFonts w:ascii="Courier New" w:hAnsi="Courier New" w:cs="Courier New"/>
              </w:rPr>
              <w:t>Version of FORTRAN used</w:t>
            </w:r>
          </w:p>
        </w:tc>
      </w:tr>
      <w:tr w:rsidR="002161E9" w:rsidRPr="002C4B12" w14:paraId="5E768AAB" w14:textId="77777777" w:rsidTr="003B4063">
        <w:tc>
          <w:tcPr>
            <w:tcW w:w="1188" w:type="dxa"/>
          </w:tcPr>
          <w:p w14:paraId="621903CA" w14:textId="77777777" w:rsidR="002161E9" w:rsidRPr="002C4B12" w:rsidRDefault="002161E9" w:rsidP="00BB3B0D">
            <w:pPr>
              <w:pStyle w:val="PlainText"/>
              <w:rPr>
                <w:rFonts w:ascii="Courier New" w:hAnsi="Courier New" w:cs="Courier New"/>
              </w:rPr>
            </w:pPr>
            <w:r>
              <w:rPr>
                <w:rFonts w:ascii="Courier New" w:hAnsi="Courier New" w:cs="Courier New"/>
              </w:rPr>
              <w:t>7</w:t>
            </w:r>
          </w:p>
        </w:tc>
        <w:tc>
          <w:tcPr>
            <w:tcW w:w="3330" w:type="dxa"/>
          </w:tcPr>
          <w:p w14:paraId="74B34AC0"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CLOUD_MASK_VERSION</w:t>
            </w:r>
          </w:p>
        </w:tc>
        <w:tc>
          <w:tcPr>
            <w:tcW w:w="4935" w:type="dxa"/>
          </w:tcPr>
          <w:p w14:paraId="1D4796F2" w14:textId="77777777" w:rsidR="002161E9" w:rsidRPr="002C4B12" w:rsidRDefault="00BB3B0D" w:rsidP="00BB3B0D">
            <w:pPr>
              <w:pStyle w:val="PlainText"/>
              <w:rPr>
                <w:rFonts w:ascii="Courier New" w:hAnsi="Courier New" w:cs="Courier New"/>
              </w:rPr>
            </w:pPr>
            <w:r>
              <w:rPr>
                <w:rFonts w:ascii="Courier New" w:hAnsi="Courier New" w:cs="Courier New"/>
              </w:rPr>
              <w:t>CVS ID string of cloud mask code</w:t>
            </w:r>
          </w:p>
        </w:tc>
      </w:tr>
      <w:tr w:rsidR="002161E9" w:rsidRPr="002C4B12" w14:paraId="01344E23" w14:textId="77777777" w:rsidTr="003B4063">
        <w:tc>
          <w:tcPr>
            <w:tcW w:w="1188" w:type="dxa"/>
          </w:tcPr>
          <w:p w14:paraId="04B2AA46" w14:textId="77777777" w:rsidR="002161E9" w:rsidRPr="002C4B12" w:rsidRDefault="002161E9" w:rsidP="00BB3B0D">
            <w:pPr>
              <w:pStyle w:val="PlainText"/>
              <w:rPr>
                <w:rFonts w:ascii="Courier New" w:hAnsi="Courier New" w:cs="Courier New"/>
              </w:rPr>
            </w:pPr>
            <w:r>
              <w:rPr>
                <w:rFonts w:ascii="Courier New" w:hAnsi="Courier New" w:cs="Courier New"/>
              </w:rPr>
              <w:t>8</w:t>
            </w:r>
          </w:p>
        </w:tc>
        <w:tc>
          <w:tcPr>
            <w:tcW w:w="3330" w:type="dxa"/>
          </w:tcPr>
          <w:p w14:paraId="553B0556"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CLOUD_MASK_THRESHOLDS_VERSION</w:t>
            </w:r>
          </w:p>
        </w:tc>
        <w:tc>
          <w:tcPr>
            <w:tcW w:w="4935" w:type="dxa"/>
          </w:tcPr>
          <w:p w14:paraId="5448A023" w14:textId="77777777" w:rsidR="002161E9" w:rsidRPr="002C4B12" w:rsidRDefault="00BB3B0D" w:rsidP="00BB3B0D">
            <w:pPr>
              <w:pStyle w:val="PlainText"/>
              <w:rPr>
                <w:rFonts w:ascii="Courier New" w:hAnsi="Courier New" w:cs="Courier New"/>
              </w:rPr>
            </w:pPr>
            <w:r>
              <w:rPr>
                <w:rFonts w:ascii="Courier New" w:hAnsi="Courier New" w:cs="Courier New"/>
              </w:rPr>
              <w:t>CVS ID string of cloud mask thresholds file</w:t>
            </w:r>
          </w:p>
        </w:tc>
      </w:tr>
      <w:tr w:rsidR="002161E9" w:rsidRPr="002C4B12" w14:paraId="3E21B31D" w14:textId="77777777" w:rsidTr="003B4063">
        <w:tc>
          <w:tcPr>
            <w:tcW w:w="1188" w:type="dxa"/>
          </w:tcPr>
          <w:p w14:paraId="4EA64C03" w14:textId="77777777" w:rsidR="002161E9" w:rsidRPr="002C4B12" w:rsidRDefault="002161E9" w:rsidP="00BB3B0D">
            <w:pPr>
              <w:pStyle w:val="PlainText"/>
              <w:rPr>
                <w:rFonts w:ascii="Courier New" w:hAnsi="Courier New" w:cs="Courier New"/>
              </w:rPr>
            </w:pPr>
            <w:r>
              <w:rPr>
                <w:rFonts w:ascii="Courier New" w:hAnsi="Courier New" w:cs="Courier New"/>
              </w:rPr>
              <w:t>9</w:t>
            </w:r>
          </w:p>
        </w:tc>
        <w:tc>
          <w:tcPr>
            <w:tcW w:w="3330" w:type="dxa"/>
          </w:tcPr>
          <w:p w14:paraId="5CBEEAE0"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CLOUD_TYPE_VERSION</w:t>
            </w:r>
          </w:p>
        </w:tc>
        <w:tc>
          <w:tcPr>
            <w:tcW w:w="4935" w:type="dxa"/>
          </w:tcPr>
          <w:p w14:paraId="23458C3D" w14:textId="77777777" w:rsidR="002161E9" w:rsidRPr="002C4B12" w:rsidRDefault="00BB3B0D" w:rsidP="00BB3B0D">
            <w:pPr>
              <w:pStyle w:val="PlainText"/>
              <w:rPr>
                <w:rFonts w:ascii="Courier New" w:hAnsi="Courier New" w:cs="Courier New"/>
              </w:rPr>
            </w:pPr>
            <w:r>
              <w:rPr>
                <w:rFonts w:ascii="Courier New" w:hAnsi="Courier New" w:cs="Courier New"/>
              </w:rPr>
              <w:t>CVS ID string of cloud type code</w:t>
            </w:r>
          </w:p>
        </w:tc>
      </w:tr>
      <w:tr w:rsidR="002161E9" w:rsidRPr="002C4B12" w14:paraId="4898A830" w14:textId="77777777" w:rsidTr="003B4063">
        <w:tc>
          <w:tcPr>
            <w:tcW w:w="1188" w:type="dxa"/>
          </w:tcPr>
          <w:p w14:paraId="2DE126CB" w14:textId="77777777" w:rsidR="002161E9" w:rsidRPr="002C4B12" w:rsidRDefault="002161E9" w:rsidP="00BB3B0D">
            <w:pPr>
              <w:pStyle w:val="PlainText"/>
              <w:rPr>
                <w:rFonts w:ascii="Courier New" w:hAnsi="Courier New" w:cs="Courier New"/>
              </w:rPr>
            </w:pPr>
            <w:r>
              <w:rPr>
                <w:rFonts w:ascii="Courier New" w:hAnsi="Courier New" w:cs="Courier New"/>
              </w:rPr>
              <w:t>10</w:t>
            </w:r>
          </w:p>
        </w:tc>
        <w:tc>
          <w:tcPr>
            <w:tcW w:w="3330" w:type="dxa"/>
          </w:tcPr>
          <w:p w14:paraId="319A099F"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ACHA_VERSION</w:t>
            </w:r>
          </w:p>
        </w:tc>
        <w:tc>
          <w:tcPr>
            <w:tcW w:w="4935" w:type="dxa"/>
          </w:tcPr>
          <w:p w14:paraId="7D6FE45C" w14:textId="77777777" w:rsidR="002161E9" w:rsidRPr="002C4B12" w:rsidRDefault="00BB3B0D" w:rsidP="00BB3B0D">
            <w:pPr>
              <w:pStyle w:val="PlainText"/>
              <w:rPr>
                <w:rFonts w:ascii="Courier New" w:hAnsi="Courier New" w:cs="Courier New"/>
              </w:rPr>
            </w:pPr>
            <w:r>
              <w:rPr>
                <w:rFonts w:ascii="Courier New" w:hAnsi="Courier New" w:cs="Courier New"/>
              </w:rPr>
              <w:t>CVS ID string of ACHA code</w:t>
            </w:r>
          </w:p>
        </w:tc>
      </w:tr>
      <w:tr w:rsidR="002161E9" w:rsidRPr="002C4B12" w14:paraId="76EEFD6C" w14:textId="77777777" w:rsidTr="003B4063">
        <w:tc>
          <w:tcPr>
            <w:tcW w:w="1188" w:type="dxa"/>
          </w:tcPr>
          <w:p w14:paraId="23792290" w14:textId="77777777" w:rsidR="002161E9" w:rsidRPr="002C4B12" w:rsidRDefault="002161E9" w:rsidP="00BB3B0D">
            <w:pPr>
              <w:pStyle w:val="PlainText"/>
              <w:rPr>
                <w:rFonts w:ascii="Courier New" w:hAnsi="Courier New" w:cs="Courier New"/>
              </w:rPr>
            </w:pPr>
            <w:r>
              <w:rPr>
                <w:rFonts w:ascii="Courier New" w:hAnsi="Courier New" w:cs="Courier New"/>
              </w:rPr>
              <w:t>11</w:t>
            </w:r>
          </w:p>
        </w:tc>
        <w:tc>
          <w:tcPr>
            <w:tcW w:w="3330" w:type="dxa"/>
          </w:tcPr>
          <w:p w14:paraId="792FC214"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DCOMP_VERSION</w:t>
            </w:r>
          </w:p>
        </w:tc>
        <w:tc>
          <w:tcPr>
            <w:tcW w:w="4935" w:type="dxa"/>
          </w:tcPr>
          <w:p w14:paraId="38357C51" w14:textId="77777777" w:rsidR="002161E9" w:rsidRPr="002C4B12" w:rsidRDefault="00BB3B0D" w:rsidP="00BB3B0D">
            <w:pPr>
              <w:pStyle w:val="PlainText"/>
              <w:rPr>
                <w:rFonts w:ascii="Courier New" w:hAnsi="Courier New" w:cs="Courier New"/>
              </w:rPr>
            </w:pPr>
            <w:r>
              <w:rPr>
                <w:rFonts w:ascii="Courier New" w:hAnsi="Courier New" w:cs="Courier New"/>
              </w:rPr>
              <w:t>CVS ID string of DCOMP code</w:t>
            </w:r>
          </w:p>
        </w:tc>
      </w:tr>
      <w:tr w:rsidR="002161E9" w:rsidRPr="002C4B12" w14:paraId="79704EE9" w14:textId="77777777" w:rsidTr="003B4063">
        <w:tc>
          <w:tcPr>
            <w:tcW w:w="1188" w:type="dxa"/>
          </w:tcPr>
          <w:p w14:paraId="497D1BCF" w14:textId="77777777" w:rsidR="002161E9" w:rsidRPr="002C4B12" w:rsidRDefault="002161E9" w:rsidP="00BB3B0D">
            <w:pPr>
              <w:pStyle w:val="PlainText"/>
              <w:rPr>
                <w:rFonts w:ascii="Courier New" w:hAnsi="Courier New" w:cs="Courier New"/>
              </w:rPr>
            </w:pPr>
            <w:r>
              <w:rPr>
                <w:rFonts w:ascii="Courier New" w:hAnsi="Courier New" w:cs="Courier New"/>
              </w:rPr>
              <w:t>12</w:t>
            </w:r>
          </w:p>
        </w:tc>
        <w:tc>
          <w:tcPr>
            <w:tcW w:w="3330" w:type="dxa"/>
          </w:tcPr>
          <w:p w14:paraId="5FA0AC8A"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FILENAME</w:t>
            </w:r>
          </w:p>
        </w:tc>
        <w:tc>
          <w:tcPr>
            <w:tcW w:w="4935" w:type="dxa"/>
          </w:tcPr>
          <w:p w14:paraId="320809E4" w14:textId="77777777" w:rsidR="002161E9" w:rsidRPr="002C4B12" w:rsidRDefault="005F2D2E" w:rsidP="00BB3B0D">
            <w:pPr>
              <w:pStyle w:val="PlainText"/>
              <w:rPr>
                <w:rFonts w:ascii="Courier New" w:hAnsi="Courier New" w:cs="Courier New"/>
              </w:rPr>
            </w:pPr>
            <w:r>
              <w:rPr>
                <w:rFonts w:ascii="Courier New" w:hAnsi="Courier New" w:cs="Courier New"/>
              </w:rPr>
              <w:t xml:space="preserve">Name </w:t>
            </w:r>
            <w:r w:rsidR="00BB3B0D">
              <w:rPr>
                <w:rFonts w:ascii="Courier New" w:hAnsi="Courier New" w:cs="Courier New"/>
              </w:rPr>
              <w:t>of level-2 file</w:t>
            </w:r>
          </w:p>
        </w:tc>
      </w:tr>
      <w:tr w:rsidR="002161E9" w:rsidRPr="002C4B12" w14:paraId="557F2422" w14:textId="77777777" w:rsidTr="003B4063">
        <w:tc>
          <w:tcPr>
            <w:tcW w:w="1188" w:type="dxa"/>
          </w:tcPr>
          <w:p w14:paraId="64902DBD" w14:textId="77777777" w:rsidR="002161E9" w:rsidRPr="002C4B12" w:rsidRDefault="002161E9" w:rsidP="00BB3B0D">
            <w:pPr>
              <w:pStyle w:val="PlainText"/>
              <w:rPr>
                <w:rFonts w:ascii="Courier New" w:hAnsi="Courier New" w:cs="Courier New"/>
              </w:rPr>
            </w:pPr>
            <w:r>
              <w:rPr>
                <w:rFonts w:ascii="Courier New" w:hAnsi="Courier New" w:cs="Courier New"/>
              </w:rPr>
              <w:t>13</w:t>
            </w:r>
          </w:p>
        </w:tc>
        <w:tc>
          <w:tcPr>
            <w:tcW w:w="3330" w:type="dxa"/>
          </w:tcPr>
          <w:p w14:paraId="0A37977C"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L1B</w:t>
            </w:r>
          </w:p>
        </w:tc>
        <w:tc>
          <w:tcPr>
            <w:tcW w:w="4935" w:type="dxa"/>
          </w:tcPr>
          <w:p w14:paraId="11BB3223" w14:textId="77777777" w:rsidR="002161E9" w:rsidRPr="002C4B12" w:rsidRDefault="005F2D2E" w:rsidP="00BB3B0D">
            <w:pPr>
              <w:pStyle w:val="PlainText"/>
              <w:rPr>
                <w:rFonts w:ascii="Courier New" w:hAnsi="Courier New" w:cs="Courier New"/>
              </w:rPr>
            </w:pPr>
            <w:r>
              <w:rPr>
                <w:rFonts w:ascii="Courier New" w:hAnsi="Courier New" w:cs="Courier New"/>
              </w:rPr>
              <w:t xml:space="preserve">Name </w:t>
            </w:r>
            <w:r w:rsidR="00BB3B0D">
              <w:rPr>
                <w:rFonts w:ascii="Courier New" w:hAnsi="Courier New" w:cs="Courier New"/>
              </w:rPr>
              <w:t>of level-1b file</w:t>
            </w:r>
          </w:p>
        </w:tc>
      </w:tr>
      <w:tr w:rsidR="002161E9" w:rsidRPr="002C4B12" w14:paraId="06AB36F8" w14:textId="77777777" w:rsidTr="003B4063">
        <w:tc>
          <w:tcPr>
            <w:tcW w:w="1188" w:type="dxa"/>
          </w:tcPr>
          <w:p w14:paraId="099A07C5" w14:textId="77777777" w:rsidR="002161E9" w:rsidRPr="002C4B12" w:rsidRDefault="002161E9" w:rsidP="00BB3B0D">
            <w:pPr>
              <w:pStyle w:val="PlainText"/>
              <w:rPr>
                <w:rFonts w:ascii="Courier New" w:hAnsi="Courier New" w:cs="Courier New"/>
              </w:rPr>
            </w:pPr>
            <w:r>
              <w:rPr>
                <w:rFonts w:ascii="Courier New" w:hAnsi="Courier New" w:cs="Courier New"/>
              </w:rPr>
              <w:t>14</w:t>
            </w:r>
          </w:p>
        </w:tc>
        <w:tc>
          <w:tcPr>
            <w:tcW w:w="3330" w:type="dxa"/>
          </w:tcPr>
          <w:p w14:paraId="7528B4C1"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RESOLUTION_KM</w:t>
            </w:r>
          </w:p>
        </w:tc>
        <w:tc>
          <w:tcPr>
            <w:tcW w:w="4935" w:type="dxa"/>
          </w:tcPr>
          <w:p w14:paraId="35AB460D" w14:textId="77777777" w:rsidR="002161E9" w:rsidRPr="002C4B12" w:rsidRDefault="005F2D2E" w:rsidP="00BB3B0D">
            <w:pPr>
              <w:pStyle w:val="PlainText"/>
              <w:rPr>
                <w:rFonts w:ascii="Courier New" w:hAnsi="Courier New" w:cs="Courier New"/>
              </w:rPr>
            </w:pPr>
            <w:r>
              <w:rPr>
                <w:rFonts w:ascii="Courier New" w:hAnsi="Courier New" w:cs="Courier New"/>
              </w:rPr>
              <w:t xml:space="preserve">Approximate </w:t>
            </w:r>
            <w:r w:rsidR="00BB3B0D">
              <w:rPr>
                <w:rFonts w:ascii="Courier New" w:hAnsi="Courier New" w:cs="Courier New"/>
              </w:rPr>
              <w:t>pixel resolution</w:t>
            </w:r>
          </w:p>
        </w:tc>
      </w:tr>
      <w:tr w:rsidR="002161E9" w:rsidRPr="002C4B12" w14:paraId="52898C6B" w14:textId="77777777" w:rsidTr="003B4063">
        <w:tc>
          <w:tcPr>
            <w:tcW w:w="1188" w:type="dxa"/>
          </w:tcPr>
          <w:p w14:paraId="71687E30" w14:textId="77777777" w:rsidR="002161E9" w:rsidRPr="002C4B12" w:rsidRDefault="002161E9" w:rsidP="00BB3B0D">
            <w:pPr>
              <w:pStyle w:val="PlainText"/>
              <w:rPr>
                <w:rFonts w:ascii="Courier New" w:hAnsi="Courier New" w:cs="Courier New"/>
              </w:rPr>
            </w:pPr>
            <w:r>
              <w:rPr>
                <w:rFonts w:ascii="Courier New" w:hAnsi="Courier New" w:cs="Courier New"/>
              </w:rPr>
              <w:t>15</w:t>
            </w:r>
          </w:p>
        </w:tc>
        <w:tc>
          <w:tcPr>
            <w:tcW w:w="3330" w:type="dxa"/>
          </w:tcPr>
          <w:p w14:paraId="50BDFD2F"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START_YEAR</w:t>
            </w:r>
          </w:p>
        </w:tc>
        <w:tc>
          <w:tcPr>
            <w:tcW w:w="4935" w:type="dxa"/>
          </w:tcPr>
          <w:p w14:paraId="23A6D6C2" w14:textId="77777777" w:rsidR="002161E9" w:rsidRPr="002C4B12" w:rsidRDefault="005F2D2E" w:rsidP="00BB3B0D">
            <w:pPr>
              <w:pStyle w:val="PlainText"/>
              <w:rPr>
                <w:rFonts w:ascii="Courier New" w:hAnsi="Courier New" w:cs="Courier New"/>
              </w:rPr>
            </w:pPr>
            <w:r>
              <w:rPr>
                <w:rFonts w:ascii="Courier New" w:hAnsi="Courier New" w:cs="Courier New"/>
              </w:rPr>
              <w:t xml:space="preserve">Year </w:t>
            </w:r>
            <w:r w:rsidR="00BB3B0D">
              <w:rPr>
                <w:rFonts w:ascii="Courier New" w:hAnsi="Courier New" w:cs="Courier New"/>
              </w:rPr>
              <w:t>at start of data</w:t>
            </w:r>
          </w:p>
        </w:tc>
      </w:tr>
      <w:tr w:rsidR="002161E9" w:rsidRPr="002C4B12" w14:paraId="1C2F5C9A" w14:textId="77777777" w:rsidTr="003B4063">
        <w:tc>
          <w:tcPr>
            <w:tcW w:w="1188" w:type="dxa"/>
          </w:tcPr>
          <w:p w14:paraId="01DCCAB4" w14:textId="77777777" w:rsidR="002161E9" w:rsidRPr="002C4B12" w:rsidRDefault="002161E9" w:rsidP="00BB3B0D">
            <w:pPr>
              <w:pStyle w:val="PlainText"/>
              <w:rPr>
                <w:rFonts w:ascii="Courier New" w:hAnsi="Courier New" w:cs="Courier New"/>
              </w:rPr>
            </w:pPr>
            <w:r>
              <w:rPr>
                <w:rFonts w:ascii="Courier New" w:hAnsi="Courier New" w:cs="Courier New"/>
              </w:rPr>
              <w:t>16</w:t>
            </w:r>
          </w:p>
        </w:tc>
        <w:tc>
          <w:tcPr>
            <w:tcW w:w="3330" w:type="dxa"/>
          </w:tcPr>
          <w:p w14:paraId="0E59091A"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START_DAY</w:t>
            </w:r>
          </w:p>
        </w:tc>
        <w:tc>
          <w:tcPr>
            <w:tcW w:w="4935" w:type="dxa"/>
          </w:tcPr>
          <w:p w14:paraId="08BED649" w14:textId="77777777" w:rsidR="002161E9" w:rsidRPr="002C4B12" w:rsidRDefault="005F2D2E" w:rsidP="00BB3B0D">
            <w:pPr>
              <w:pStyle w:val="PlainText"/>
              <w:rPr>
                <w:rFonts w:ascii="Courier New" w:hAnsi="Courier New" w:cs="Courier New"/>
              </w:rPr>
            </w:pPr>
            <w:r>
              <w:rPr>
                <w:rFonts w:ascii="Courier New" w:hAnsi="Courier New" w:cs="Courier New"/>
              </w:rPr>
              <w:t>D</w:t>
            </w:r>
            <w:r w:rsidR="00BB3B0D">
              <w:rPr>
                <w:rFonts w:ascii="Courier New" w:hAnsi="Courier New" w:cs="Courier New"/>
              </w:rPr>
              <w:t>ay of year at start of data</w:t>
            </w:r>
          </w:p>
        </w:tc>
      </w:tr>
      <w:tr w:rsidR="002161E9" w:rsidRPr="002C4B12" w14:paraId="7D94564F" w14:textId="77777777" w:rsidTr="003B4063">
        <w:tc>
          <w:tcPr>
            <w:tcW w:w="1188" w:type="dxa"/>
          </w:tcPr>
          <w:p w14:paraId="60004E9E" w14:textId="77777777" w:rsidR="002161E9" w:rsidRPr="002C4B12" w:rsidRDefault="002161E9" w:rsidP="00BB3B0D">
            <w:pPr>
              <w:pStyle w:val="PlainText"/>
              <w:rPr>
                <w:rFonts w:ascii="Courier New" w:hAnsi="Courier New" w:cs="Courier New"/>
              </w:rPr>
            </w:pPr>
            <w:r>
              <w:rPr>
                <w:rFonts w:ascii="Courier New" w:hAnsi="Courier New" w:cs="Courier New"/>
              </w:rPr>
              <w:t>17</w:t>
            </w:r>
          </w:p>
        </w:tc>
        <w:tc>
          <w:tcPr>
            <w:tcW w:w="3330" w:type="dxa"/>
          </w:tcPr>
          <w:p w14:paraId="06D4F8F7"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START_TIME</w:t>
            </w:r>
          </w:p>
        </w:tc>
        <w:tc>
          <w:tcPr>
            <w:tcW w:w="4935" w:type="dxa"/>
          </w:tcPr>
          <w:p w14:paraId="335FCEFC" w14:textId="77777777" w:rsidR="002161E9" w:rsidRPr="002C4B12" w:rsidRDefault="005F2D2E" w:rsidP="00BB3B0D">
            <w:pPr>
              <w:pStyle w:val="PlainText"/>
              <w:rPr>
                <w:rFonts w:ascii="Courier New" w:hAnsi="Courier New" w:cs="Courier New"/>
              </w:rPr>
            </w:pPr>
            <w:r>
              <w:rPr>
                <w:rFonts w:ascii="Courier New" w:hAnsi="Courier New" w:cs="Courier New"/>
              </w:rPr>
              <w:t>T</w:t>
            </w:r>
            <w:r w:rsidR="00BB3B0D">
              <w:rPr>
                <w:rFonts w:ascii="Courier New" w:hAnsi="Courier New" w:cs="Courier New"/>
              </w:rPr>
              <w:t>ime of day at start of data</w:t>
            </w:r>
          </w:p>
        </w:tc>
      </w:tr>
      <w:tr w:rsidR="002161E9" w:rsidRPr="002C4B12" w14:paraId="1799C049" w14:textId="77777777" w:rsidTr="003B4063">
        <w:tc>
          <w:tcPr>
            <w:tcW w:w="1188" w:type="dxa"/>
          </w:tcPr>
          <w:p w14:paraId="3EC020D1" w14:textId="77777777" w:rsidR="002161E9" w:rsidRPr="002C4B12" w:rsidRDefault="002161E9" w:rsidP="00BB3B0D">
            <w:pPr>
              <w:pStyle w:val="PlainText"/>
              <w:rPr>
                <w:rFonts w:ascii="Courier New" w:hAnsi="Courier New" w:cs="Courier New"/>
              </w:rPr>
            </w:pPr>
            <w:r>
              <w:rPr>
                <w:rFonts w:ascii="Courier New" w:hAnsi="Courier New" w:cs="Courier New"/>
              </w:rPr>
              <w:t>18</w:t>
            </w:r>
          </w:p>
        </w:tc>
        <w:tc>
          <w:tcPr>
            <w:tcW w:w="3330" w:type="dxa"/>
          </w:tcPr>
          <w:p w14:paraId="6BB7BF2D"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END_YEAR</w:t>
            </w:r>
          </w:p>
        </w:tc>
        <w:tc>
          <w:tcPr>
            <w:tcW w:w="4935" w:type="dxa"/>
          </w:tcPr>
          <w:p w14:paraId="032E059B" w14:textId="77777777" w:rsidR="002161E9" w:rsidRPr="002C4B12" w:rsidRDefault="005F2D2E" w:rsidP="00BB3B0D">
            <w:pPr>
              <w:pStyle w:val="PlainText"/>
              <w:rPr>
                <w:rFonts w:ascii="Courier New" w:hAnsi="Courier New" w:cs="Courier New"/>
              </w:rPr>
            </w:pPr>
            <w:r>
              <w:rPr>
                <w:rFonts w:ascii="Courier New" w:hAnsi="Courier New" w:cs="Courier New"/>
              </w:rPr>
              <w:t>Y</w:t>
            </w:r>
            <w:r w:rsidR="00BB3B0D">
              <w:rPr>
                <w:rFonts w:ascii="Courier New" w:hAnsi="Courier New" w:cs="Courier New"/>
              </w:rPr>
              <w:t>ear and end of data</w:t>
            </w:r>
          </w:p>
        </w:tc>
      </w:tr>
      <w:tr w:rsidR="002161E9" w:rsidRPr="002C4B12" w14:paraId="193DCB13" w14:textId="77777777" w:rsidTr="003B4063">
        <w:tc>
          <w:tcPr>
            <w:tcW w:w="1188" w:type="dxa"/>
          </w:tcPr>
          <w:p w14:paraId="0072741D" w14:textId="77777777" w:rsidR="002161E9" w:rsidRPr="002C4B12" w:rsidRDefault="002161E9" w:rsidP="00BB3B0D">
            <w:pPr>
              <w:pStyle w:val="PlainText"/>
              <w:rPr>
                <w:rFonts w:ascii="Courier New" w:hAnsi="Courier New" w:cs="Courier New"/>
              </w:rPr>
            </w:pPr>
            <w:r>
              <w:rPr>
                <w:rFonts w:ascii="Courier New" w:hAnsi="Courier New" w:cs="Courier New"/>
              </w:rPr>
              <w:t>19</w:t>
            </w:r>
          </w:p>
        </w:tc>
        <w:tc>
          <w:tcPr>
            <w:tcW w:w="3330" w:type="dxa"/>
          </w:tcPr>
          <w:p w14:paraId="41DD1A82"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END_DAY</w:t>
            </w:r>
          </w:p>
        </w:tc>
        <w:tc>
          <w:tcPr>
            <w:tcW w:w="4935" w:type="dxa"/>
          </w:tcPr>
          <w:p w14:paraId="5A4EB9E1" w14:textId="77777777" w:rsidR="002161E9" w:rsidRPr="002C4B12" w:rsidRDefault="00BB3B0D" w:rsidP="00BB3B0D">
            <w:pPr>
              <w:pStyle w:val="PlainText"/>
              <w:rPr>
                <w:rFonts w:ascii="Courier New" w:hAnsi="Courier New" w:cs="Courier New"/>
              </w:rPr>
            </w:pPr>
            <w:r>
              <w:rPr>
                <w:rFonts w:ascii="Courier New" w:hAnsi="Courier New" w:cs="Courier New"/>
              </w:rPr>
              <w:t>Day of year at end of data</w:t>
            </w:r>
          </w:p>
        </w:tc>
      </w:tr>
      <w:tr w:rsidR="002161E9" w:rsidRPr="002C4B12" w14:paraId="20DE538A" w14:textId="77777777" w:rsidTr="003B4063">
        <w:tc>
          <w:tcPr>
            <w:tcW w:w="1188" w:type="dxa"/>
          </w:tcPr>
          <w:p w14:paraId="72A465AD" w14:textId="77777777" w:rsidR="002161E9" w:rsidRPr="002C4B12" w:rsidRDefault="002161E9" w:rsidP="00BB3B0D">
            <w:pPr>
              <w:pStyle w:val="PlainText"/>
              <w:rPr>
                <w:rFonts w:ascii="Courier New" w:hAnsi="Courier New" w:cs="Courier New"/>
              </w:rPr>
            </w:pPr>
            <w:r>
              <w:rPr>
                <w:rFonts w:ascii="Courier New" w:hAnsi="Courier New" w:cs="Courier New"/>
              </w:rPr>
              <w:t>20</w:t>
            </w:r>
          </w:p>
        </w:tc>
        <w:tc>
          <w:tcPr>
            <w:tcW w:w="3330" w:type="dxa"/>
          </w:tcPr>
          <w:p w14:paraId="27DD8C85"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END_TIME</w:t>
            </w:r>
          </w:p>
        </w:tc>
        <w:tc>
          <w:tcPr>
            <w:tcW w:w="4935" w:type="dxa"/>
          </w:tcPr>
          <w:p w14:paraId="796488BA" w14:textId="77777777" w:rsidR="002161E9" w:rsidRPr="002C4B12" w:rsidRDefault="00BB3B0D" w:rsidP="00BB3B0D">
            <w:pPr>
              <w:pStyle w:val="PlainText"/>
              <w:rPr>
                <w:rFonts w:ascii="Courier New" w:hAnsi="Courier New" w:cs="Courier New"/>
              </w:rPr>
            </w:pPr>
            <w:r>
              <w:rPr>
                <w:rFonts w:ascii="Courier New" w:hAnsi="Courier New" w:cs="Courier New"/>
              </w:rPr>
              <w:t>Time of day at end of data</w:t>
            </w:r>
          </w:p>
        </w:tc>
      </w:tr>
      <w:tr w:rsidR="002161E9" w:rsidRPr="002C4B12" w14:paraId="6111A647" w14:textId="77777777" w:rsidTr="003B4063">
        <w:tc>
          <w:tcPr>
            <w:tcW w:w="1188" w:type="dxa"/>
          </w:tcPr>
          <w:p w14:paraId="0C37944D" w14:textId="77777777" w:rsidR="002161E9" w:rsidRPr="002C4B12" w:rsidRDefault="002161E9" w:rsidP="00BB3B0D">
            <w:pPr>
              <w:pStyle w:val="PlainText"/>
              <w:rPr>
                <w:rFonts w:ascii="Courier New" w:hAnsi="Courier New" w:cs="Courier New"/>
              </w:rPr>
            </w:pPr>
            <w:r>
              <w:rPr>
                <w:rFonts w:ascii="Courier New" w:hAnsi="Courier New" w:cs="Courier New"/>
              </w:rPr>
              <w:t>21</w:t>
            </w:r>
          </w:p>
        </w:tc>
        <w:tc>
          <w:tcPr>
            <w:tcW w:w="3330" w:type="dxa"/>
          </w:tcPr>
          <w:p w14:paraId="4B41062B"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ACHA_MODE</w:t>
            </w:r>
          </w:p>
        </w:tc>
        <w:tc>
          <w:tcPr>
            <w:tcW w:w="4935" w:type="dxa"/>
          </w:tcPr>
          <w:p w14:paraId="1896824E" w14:textId="77777777" w:rsidR="002161E9" w:rsidRPr="002C4B12" w:rsidRDefault="00BB3B0D" w:rsidP="00BB3B0D">
            <w:pPr>
              <w:pStyle w:val="PlainText"/>
              <w:rPr>
                <w:rFonts w:ascii="Courier New" w:hAnsi="Courier New" w:cs="Courier New"/>
              </w:rPr>
            </w:pPr>
            <w:r>
              <w:rPr>
                <w:rFonts w:ascii="Courier New" w:hAnsi="Courier New" w:cs="Courier New"/>
              </w:rPr>
              <w:t>Mode used for ACHA products</w:t>
            </w:r>
          </w:p>
        </w:tc>
      </w:tr>
      <w:tr w:rsidR="002161E9" w:rsidRPr="002C4B12" w14:paraId="0539A5F4" w14:textId="77777777" w:rsidTr="003B4063">
        <w:tc>
          <w:tcPr>
            <w:tcW w:w="1188" w:type="dxa"/>
          </w:tcPr>
          <w:p w14:paraId="7D24D79E" w14:textId="77777777" w:rsidR="002161E9" w:rsidRPr="002C4B12" w:rsidRDefault="002161E9" w:rsidP="00BB3B0D">
            <w:pPr>
              <w:pStyle w:val="PlainText"/>
              <w:rPr>
                <w:rFonts w:ascii="Courier New" w:hAnsi="Courier New" w:cs="Courier New"/>
              </w:rPr>
            </w:pPr>
            <w:r>
              <w:rPr>
                <w:rFonts w:ascii="Courier New" w:hAnsi="Courier New" w:cs="Courier New"/>
              </w:rPr>
              <w:t>22</w:t>
            </w:r>
          </w:p>
        </w:tc>
        <w:tc>
          <w:tcPr>
            <w:tcW w:w="3330" w:type="dxa"/>
          </w:tcPr>
          <w:p w14:paraId="0970C2D6"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DCOMP_MODE</w:t>
            </w:r>
          </w:p>
        </w:tc>
        <w:tc>
          <w:tcPr>
            <w:tcW w:w="4935" w:type="dxa"/>
          </w:tcPr>
          <w:p w14:paraId="45EF37BA" w14:textId="77777777" w:rsidR="002161E9" w:rsidRPr="002C4B12" w:rsidRDefault="00BB3B0D" w:rsidP="00BB3B0D">
            <w:pPr>
              <w:pStyle w:val="PlainText"/>
              <w:rPr>
                <w:rFonts w:ascii="Courier New" w:hAnsi="Courier New" w:cs="Courier New"/>
              </w:rPr>
            </w:pPr>
            <w:r>
              <w:rPr>
                <w:rFonts w:ascii="Courier New" w:hAnsi="Courier New" w:cs="Courier New"/>
              </w:rPr>
              <w:t>Mode used for DCOMP products</w:t>
            </w:r>
          </w:p>
        </w:tc>
      </w:tr>
      <w:tr w:rsidR="002161E9" w:rsidRPr="002C4B12" w14:paraId="36647935" w14:textId="77777777" w:rsidTr="003B4063">
        <w:tc>
          <w:tcPr>
            <w:tcW w:w="1188" w:type="dxa"/>
          </w:tcPr>
          <w:p w14:paraId="0FA02AC8" w14:textId="77777777" w:rsidR="002161E9" w:rsidRPr="002C4B12" w:rsidRDefault="002161E9" w:rsidP="00BB3B0D">
            <w:pPr>
              <w:pStyle w:val="PlainText"/>
              <w:rPr>
                <w:rFonts w:ascii="Courier New" w:hAnsi="Courier New" w:cs="Courier New"/>
              </w:rPr>
            </w:pPr>
            <w:r>
              <w:rPr>
                <w:rFonts w:ascii="Courier New" w:hAnsi="Courier New" w:cs="Courier New"/>
              </w:rPr>
              <w:t>23</w:t>
            </w:r>
          </w:p>
        </w:tc>
        <w:tc>
          <w:tcPr>
            <w:tcW w:w="3330" w:type="dxa"/>
          </w:tcPr>
          <w:p w14:paraId="0E95E36C"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WMO_SATELLITE_CODE</w:t>
            </w:r>
          </w:p>
        </w:tc>
        <w:tc>
          <w:tcPr>
            <w:tcW w:w="4935" w:type="dxa"/>
          </w:tcPr>
          <w:p w14:paraId="27425285" w14:textId="77777777" w:rsidR="002161E9" w:rsidRPr="002C4B12" w:rsidRDefault="00BB3B0D" w:rsidP="00BB3B0D">
            <w:pPr>
              <w:pStyle w:val="PlainText"/>
              <w:rPr>
                <w:rFonts w:ascii="Courier New" w:hAnsi="Courier New" w:cs="Courier New"/>
              </w:rPr>
            </w:pPr>
            <w:r>
              <w:rPr>
                <w:rFonts w:ascii="Courier New" w:hAnsi="Courier New" w:cs="Courier New"/>
              </w:rPr>
              <w:t>WMO code for this sensor</w:t>
            </w:r>
          </w:p>
        </w:tc>
      </w:tr>
      <w:tr w:rsidR="002161E9" w:rsidRPr="002C4B12" w14:paraId="7905937A" w14:textId="77777777" w:rsidTr="003B4063">
        <w:tc>
          <w:tcPr>
            <w:tcW w:w="1188" w:type="dxa"/>
          </w:tcPr>
          <w:p w14:paraId="478AA545" w14:textId="77777777" w:rsidR="002161E9" w:rsidRPr="002C4B12" w:rsidRDefault="002161E9" w:rsidP="00BB3B0D">
            <w:pPr>
              <w:pStyle w:val="PlainText"/>
              <w:rPr>
                <w:rFonts w:ascii="Courier New" w:hAnsi="Courier New" w:cs="Courier New"/>
              </w:rPr>
            </w:pPr>
            <w:r>
              <w:rPr>
                <w:rFonts w:ascii="Courier New" w:hAnsi="Courier New" w:cs="Courier New"/>
              </w:rPr>
              <w:t>24</w:t>
            </w:r>
          </w:p>
        </w:tc>
        <w:tc>
          <w:tcPr>
            <w:tcW w:w="3330" w:type="dxa"/>
          </w:tcPr>
          <w:p w14:paraId="2CF318B1"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SENSOR_NAME</w:t>
            </w:r>
          </w:p>
        </w:tc>
        <w:tc>
          <w:tcPr>
            <w:tcW w:w="4935" w:type="dxa"/>
          </w:tcPr>
          <w:p w14:paraId="050702DD" w14:textId="77777777" w:rsidR="002161E9" w:rsidRPr="002C4B12" w:rsidRDefault="00BB3B0D" w:rsidP="00BB3B0D">
            <w:pPr>
              <w:pStyle w:val="PlainText"/>
              <w:rPr>
                <w:rFonts w:ascii="Courier New" w:hAnsi="Courier New" w:cs="Courier New"/>
              </w:rPr>
            </w:pPr>
            <w:r>
              <w:rPr>
                <w:rFonts w:ascii="Courier New" w:hAnsi="Courier New" w:cs="Courier New"/>
              </w:rPr>
              <w:t>Name of this sensor</w:t>
            </w:r>
          </w:p>
        </w:tc>
      </w:tr>
      <w:tr w:rsidR="002161E9" w:rsidRPr="002C4B12" w14:paraId="63F3EECB" w14:textId="77777777" w:rsidTr="003B4063">
        <w:tc>
          <w:tcPr>
            <w:tcW w:w="1188" w:type="dxa"/>
          </w:tcPr>
          <w:p w14:paraId="65F79C30" w14:textId="77777777" w:rsidR="002161E9" w:rsidRPr="002C4B12" w:rsidRDefault="002161E9" w:rsidP="00BB3B0D">
            <w:pPr>
              <w:pStyle w:val="PlainText"/>
              <w:rPr>
                <w:rFonts w:ascii="Courier New" w:hAnsi="Courier New" w:cs="Courier New"/>
              </w:rPr>
            </w:pPr>
            <w:r>
              <w:rPr>
                <w:rFonts w:ascii="Courier New" w:hAnsi="Courier New" w:cs="Courier New"/>
              </w:rPr>
              <w:t>25</w:t>
            </w:r>
          </w:p>
        </w:tc>
        <w:tc>
          <w:tcPr>
            <w:tcW w:w="3330" w:type="dxa"/>
          </w:tcPr>
          <w:p w14:paraId="672FDACA"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REFL_0_65UM_NOM_DARK_COMPOSITE_NAME</w:t>
            </w:r>
          </w:p>
        </w:tc>
        <w:tc>
          <w:tcPr>
            <w:tcW w:w="4935" w:type="dxa"/>
          </w:tcPr>
          <w:p w14:paraId="31E9732A" w14:textId="77777777" w:rsidR="002161E9" w:rsidRPr="002C4B12" w:rsidRDefault="00BB3B0D" w:rsidP="00BB3B0D">
            <w:pPr>
              <w:pStyle w:val="PlainText"/>
              <w:rPr>
                <w:rFonts w:ascii="Courier New" w:hAnsi="Courier New" w:cs="Courier New"/>
              </w:rPr>
            </w:pPr>
            <w:r>
              <w:rPr>
                <w:rFonts w:ascii="Courier New" w:hAnsi="Courier New" w:cs="Courier New"/>
              </w:rPr>
              <w:t>Name of dark sky composite used</w:t>
            </w:r>
          </w:p>
        </w:tc>
      </w:tr>
      <w:tr w:rsidR="002161E9" w:rsidRPr="002C4B12" w14:paraId="34B46765" w14:textId="77777777" w:rsidTr="003B4063">
        <w:tc>
          <w:tcPr>
            <w:tcW w:w="1188" w:type="dxa"/>
          </w:tcPr>
          <w:p w14:paraId="201CC81A" w14:textId="77777777" w:rsidR="002161E9" w:rsidRPr="002C4B12" w:rsidRDefault="002161E9" w:rsidP="00BB3B0D">
            <w:pPr>
              <w:pStyle w:val="PlainText"/>
              <w:rPr>
                <w:rFonts w:ascii="Courier New" w:hAnsi="Courier New" w:cs="Courier New"/>
              </w:rPr>
            </w:pPr>
            <w:r>
              <w:rPr>
                <w:rFonts w:ascii="Courier New" w:hAnsi="Courier New" w:cs="Courier New"/>
              </w:rPr>
              <w:t>26</w:t>
            </w:r>
          </w:p>
        </w:tc>
        <w:tc>
          <w:tcPr>
            <w:tcW w:w="3330" w:type="dxa"/>
          </w:tcPr>
          <w:p w14:paraId="0B354592"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NAIVE_BAYESIAN_CLOUD_MAS</w:t>
            </w:r>
            <w:r w:rsidRPr="002C4B12">
              <w:rPr>
                <w:rFonts w:ascii="Courier New" w:hAnsi="Courier New" w:cs="Courier New"/>
              </w:rPr>
              <w:lastRenderedPageBreak/>
              <w:t>K_NAME</w:t>
            </w:r>
          </w:p>
        </w:tc>
        <w:tc>
          <w:tcPr>
            <w:tcW w:w="4935" w:type="dxa"/>
          </w:tcPr>
          <w:p w14:paraId="15BAA764" w14:textId="77777777" w:rsidR="002161E9" w:rsidRPr="002C4B12" w:rsidRDefault="00BB3B0D" w:rsidP="00BB3B0D">
            <w:pPr>
              <w:pStyle w:val="PlainText"/>
              <w:rPr>
                <w:rFonts w:ascii="Courier New" w:hAnsi="Courier New" w:cs="Courier New"/>
              </w:rPr>
            </w:pPr>
            <w:r>
              <w:rPr>
                <w:rFonts w:ascii="Courier New" w:hAnsi="Courier New" w:cs="Courier New"/>
              </w:rPr>
              <w:lastRenderedPageBreak/>
              <w:t xml:space="preserve">Name of the naïve Bayesian threshold </w:t>
            </w:r>
            <w:r>
              <w:rPr>
                <w:rFonts w:ascii="Courier New" w:hAnsi="Courier New" w:cs="Courier New"/>
              </w:rPr>
              <w:lastRenderedPageBreak/>
              <w:t>file</w:t>
            </w:r>
          </w:p>
        </w:tc>
      </w:tr>
      <w:tr w:rsidR="002161E9" w:rsidRPr="002C4B12" w14:paraId="2268A8E0" w14:textId="77777777" w:rsidTr="003B4063">
        <w:tc>
          <w:tcPr>
            <w:tcW w:w="1188" w:type="dxa"/>
          </w:tcPr>
          <w:p w14:paraId="07EF4CC9" w14:textId="77777777" w:rsidR="002161E9" w:rsidRPr="002C4B12" w:rsidRDefault="002161E9" w:rsidP="00BB3B0D">
            <w:pPr>
              <w:pStyle w:val="PlainText"/>
              <w:rPr>
                <w:rFonts w:ascii="Courier New" w:hAnsi="Courier New" w:cs="Courier New"/>
              </w:rPr>
            </w:pPr>
            <w:r>
              <w:rPr>
                <w:rFonts w:ascii="Courier New" w:hAnsi="Courier New" w:cs="Courier New"/>
              </w:rPr>
              <w:lastRenderedPageBreak/>
              <w:t>27</w:t>
            </w:r>
          </w:p>
        </w:tc>
        <w:tc>
          <w:tcPr>
            <w:tcW w:w="3330" w:type="dxa"/>
          </w:tcPr>
          <w:p w14:paraId="02616C40"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DATA_TYPE</w:t>
            </w:r>
          </w:p>
        </w:tc>
        <w:tc>
          <w:tcPr>
            <w:tcW w:w="4935" w:type="dxa"/>
          </w:tcPr>
          <w:p w14:paraId="6E8293B0" w14:textId="77777777" w:rsidR="002161E9" w:rsidRPr="002C4B12" w:rsidRDefault="00BB3B0D" w:rsidP="00BB3B0D">
            <w:pPr>
              <w:pStyle w:val="PlainText"/>
              <w:rPr>
                <w:rFonts w:ascii="Courier New" w:hAnsi="Courier New" w:cs="Courier New"/>
              </w:rPr>
            </w:pPr>
            <w:r>
              <w:rPr>
                <w:rFonts w:ascii="Courier New" w:hAnsi="Courier New" w:cs="Courier New"/>
              </w:rPr>
              <w:t>The type of data (= pixel for level-2)</w:t>
            </w:r>
          </w:p>
        </w:tc>
      </w:tr>
      <w:tr w:rsidR="002161E9" w:rsidRPr="002C4B12" w14:paraId="352EAC57" w14:textId="77777777" w:rsidTr="003B4063">
        <w:tc>
          <w:tcPr>
            <w:tcW w:w="1188" w:type="dxa"/>
          </w:tcPr>
          <w:p w14:paraId="24234D01" w14:textId="77777777" w:rsidR="002161E9" w:rsidRPr="002C4B12" w:rsidRDefault="002161E9" w:rsidP="00BB3B0D">
            <w:pPr>
              <w:pStyle w:val="PlainText"/>
              <w:rPr>
                <w:rFonts w:ascii="Courier New" w:hAnsi="Courier New" w:cs="Courier New"/>
              </w:rPr>
            </w:pPr>
            <w:r>
              <w:rPr>
                <w:rFonts w:ascii="Courier New" w:hAnsi="Courier New" w:cs="Courier New"/>
              </w:rPr>
              <w:t>28</w:t>
            </w:r>
          </w:p>
        </w:tc>
        <w:tc>
          <w:tcPr>
            <w:tcW w:w="3330" w:type="dxa"/>
          </w:tcPr>
          <w:p w14:paraId="794DD89B"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USE_1B_THERMAL_CALIBRATION_FLAG</w:t>
            </w:r>
          </w:p>
        </w:tc>
        <w:tc>
          <w:tcPr>
            <w:tcW w:w="4935" w:type="dxa"/>
          </w:tcPr>
          <w:p w14:paraId="3A7BA9D2" w14:textId="77777777" w:rsidR="002161E9" w:rsidRPr="002C4B12" w:rsidRDefault="00BB3B0D" w:rsidP="00BB3B0D">
            <w:pPr>
              <w:pStyle w:val="PlainText"/>
              <w:rPr>
                <w:rFonts w:ascii="Courier New" w:hAnsi="Courier New" w:cs="Courier New"/>
              </w:rPr>
            </w:pPr>
            <w:r>
              <w:rPr>
                <w:rFonts w:ascii="Courier New" w:hAnsi="Courier New" w:cs="Courier New"/>
              </w:rPr>
              <w:t>Recorded from instrument file</w:t>
            </w:r>
          </w:p>
        </w:tc>
      </w:tr>
      <w:tr w:rsidR="002161E9" w:rsidRPr="002C4B12" w14:paraId="294CF281" w14:textId="77777777" w:rsidTr="003B4063">
        <w:tc>
          <w:tcPr>
            <w:tcW w:w="1188" w:type="dxa"/>
          </w:tcPr>
          <w:p w14:paraId="5A965148" w14:textId="77777777" w:rsidR="002161E9" w:rsidRPr="002C4B12" w:rsidRDefault="002161E9" w:rsidP="00BB3B0D">
            <w:pPr>
              <w:pStyle w:val="PlainText"/>
              <w:rPr>
                <w:rFonts w:ascii="Courier New" w:hAnsi="Courier New" w:cs="Courier New"/>
              </w:rPr>
            </w:pPr>
            <w:r>
              <w:rPr>
                <w:rFonts w:ascii="Courier New" w:hAnsi="Courier New" w:cs="Courier New"/>
              </w:rPr>
              <w:t>29</w:t>
            </w:r>
          </w:p>
        </w:tc>
        <w:tc>
          <w:tcPr>
            <w:tcW w:w="3330" w:type="dxa"/>
          </w:tcPr>
          <w:p w14:paraId="53B92287"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USE_1B_REFLECTANCE_CALIBRATION_FLAG</w:t>
            </w:r>
          </w:p>
        </w:tc>
        <w:tc>
          <w:tcPr>
            <w:tcW w:w="4935" w:type="dxa"/>
          </w:tcPr>
          <w:p w14:paraId="006E7A0D" w14:textId="77777777" w:rsidR="002161E9" w:rsidRPr="002C4B12" w:rsidRDefault="00BB3B0D" w:rsidP="00BB3B0D">
            <w:pPr>
              <w:pStyle w:val="PlainText"/>
              <w:rPr>
                <w:rFonts w:ascii="Courier New" w:hAnsi="Courier New" w:cs="Courier New"/>
              </w:rPr>
            </w:pPr>
            <w:r>
              <w:rPr>
                <w:rFonts w:ascii="Courier New" w:hAnsi="Courier New" w:cs="Courier New"/>
              </w:rPr>
              <w:t>Recorded from instrument file</w:t>
            </w:r>
          </w:p>
        </w:tc>
      </w:tr>
      <w:tr w:rsidR="002161E9" w:rsidRPr="002C4B12" w14:paraId="5F600382" w14:textId="77777777" w:rsidTr="003B4063">
        <w:tc>
          <w:tcPr>
            <w:tcW w:w="1188" w:type="dxa"/>
          </w:tcPr>
          <w:p w14:paraId="08001808" w14:textId="77777777" w:rsidR="002161E9" w:rsidRPr="002C4B12" w:rsidRDefault="002161E9" w:rsidP="00BB3B0D">
            <w:pPr>
              <w:pStyle w:val="PlainText"/>
              <w:rPr>
                <w:rFonts w:ascii="Courier New" w:hAnsi="Courier New" w:cs="Courier New"/>
              </w:rPr>
            </w:pPr>
            <w:r>
              <w:rPr>
                <w:rFonts w:ascii="Courier New" w:hAnsi="Courier New" w:cs="Courier New"/>
              </w:rPr>
              <w:t>30</w:t>
            </w:r>
          </w:p>
        </w:tc>
        <w:tc>
          <w:tcPr>
            <w:tcW w:w="3330" w:type="dxa"/>
          </w:tcPr>
          <w:p w14:paraId="06A6AFBB"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RENAVIGATION_FLAG</w:t>
            </w:r>
          </w:p>
        </w:tc>
        <w:tc>
          <w:tcPr>
            <w:tcW w:w="4935" w:type="dxa"/>
          </w:tcPr>
          <w:p w14:paraId="43B05956" w14:textId="77777777" w:rsidR="002161E9" w:rsidRPr="002C4B12" w:rsidRDefault="00BB3B0D" w:rsidP="00BB3B0D">
            <w:pPr>
              <w:pStyle w:val="PlainText"/>
              <w:rPr>
                <w:rFonts w:ascii="Courier New" w:hAnsi="Courier New" w:cs="Courier New"/>
              </w:rPr>
            </w:pPr>
            <w:r>
              <w:rPr>
                <w:rFonts w:ascii="Courier New" w:hAnsi="Courier New" w:cs="Courier New"/>
              </w:rPr>
              <w:t>Recorded from instrument file</w:t>
            </w:r>
          </w:p>
        </w:tc>
      </w:tr>
      <w:tr w:rsidR="002161E9" w:rsidRPr="002C4B12" w14:paraId="229C1724" w14:textId="77777777" w:rsidTr="003B4063">
        <w:tc>
          <w:tcPr>
            <w:tcW w:w="1188" w:type="dxa"/>
          </w:tcPr>
          <w:p w14:paraId="01736A7F" w14:textId="77777777" w:rsidR="002161E9" w:rsidRPr="002C4B12" w:rsidRDefault="002161E9" w:rsidP="00BB3B0D">
            <w:pPr>
              <w:pStyle w:val="PlainText"/>
              <w:rPr>
                <w:rFonts w:ascii="Courier New" w:hAnsi="Courier New" w:cs="Courier New"/>
              </w:rPr>
            </w:pPr>
            <w:r>
              <w:rPr>
                <w:rFonts w:ascii="Courier New" w:hAnsi="Courier New" w:cs="Courier New"/>
              </w:rPr>
              <w:t>31</w:t>
            </w:r>
          </w:p>
        </w:tc>
        <w:tc>
          <w:tcPr>
            <w:tcW w:w="3330" w:type="dxa"/>
          </w:tcPr>
          <w:p w14:paraId="43C93C90"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USE_SST_ANALYSIS_FLAG</w:t>
            </w:r>
          </w:p>
        </w:tc>
        <w:tc>
          <w:tcPr>
            <w:tcW w:w="4935" w:type="dxa"/>
          </w:tcPr>
          <w:p w14:paraId="1A254385" w14:textId="77777777" w:rsidR="002161E9" w:rsidRPr="002C4B12" w:rsidRDefault="00BB3B0D" w:rsidP="00BB3B0D">
            <w:pPr>
              <w:pStyle w:val="PlainText"/>
              <w:rPr>
                <w:rFonts w:ascii="Courier New" w:hAnsi="Courier New" w:cs="Courier New"/>
              </w:rPr>
            </w:pPr>
            <w:r>
              <w:rPr>
                <w:rFonts w:ascii="Courier New" w:hAnsi="Courier New" w:cs="Courier New"/>
              </w:rPr>
              <w:t>Recorded from instrument file</w:t>
            </w:r>
          </w:p>
        </w:tc>
      </w:tr>
      <w:tr w:rsidR="002161E9" w:rsidRPr="002C4B12" w14:paraId="2618D1E0" w14:textId="77777777" w:rsidTr="003B4063">
        <w:tc>
          <w:tcPr>
            <w:tcW w:w="1188" w:type="dxa"/>
          </w:tcPr>
          <w:p w14:paraId="5930810A" w14:textId="77777777" w:rsidR="002161E9" w:rsidRPr="002C4B12" w:rsidRDefault="002161E9" w:rsidP="00BB3B0D">
            <w:pPr>
              <w:pStyle w:val="PlainText"/>
              <w:rPr>
                <w:rFonts w:ascii="Courier New" w:hAnsi="Courier New" w:cs="Courier New"/>
              </w:rPr>
            </w:pPr>
            <w:r>
              <w:rPr>
                <w:rFonts w:ascii="Courier New" w:hAnsi="Courier New" w:cs="Courier New"/>
              </w:rPr>
              <w:t>32</w:t>
            </w:r>
          </w:p>
        </w:tc>
        <w:tc>
          <w:tcPr>
            <w:tcW w:w="3330" w:type="dxa"/>
          </w:tcPr>
          <w:p w14:paraId="34D348FB"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SST_ANALYSIS_SOURCE_FLAG</w:t>
            </w:r>
          </w:p>
        </w:tc>
        <w:tc>
          <w:tcPr>
            <w:tcW w:w="4935" w:type="dxa"/>
          </w:tcPr>
          <w:p w14:paraId="28A391B0" w14:textId="77777777" w:rsidR="002161E9" w:rsidRPr="002C4B12" w:rsidRDefault="00BB3B0D" w:rsidP="00BB3B0D">
            <w:pPr>
              <w:pStyle w:val="PlainText"/>
              <w:rPr>
                <w:rFonts w:ascii="Courier New" w:hAnsi="Courier New" w:cs="Courier New"/>
              </w:rPr>
            </w:pPr>
            <w:r>
              <w:rPr>
                <w:rFonts w:ascii="Courier New" w:hAnsi="Courier New" w:cs="Courier New"/>
              </w:rPr>
              <w:t>Recorded from instrument file</w:t>
            </w:r>
          </w:p>
        </w:tc>
      </w:tr>
      <w:tr w:rsidR="002161E9" w:rsidRPr="002C4B12" w14:paraId="6A981036" w14:textId="77777777" w:rsidTr="003B4063">
        <w:tc>
          <w:tcPr>
            <w:tcW w:w="1188" w:type="dxa"/>
          </w:tcPr>
          <w:p w14:paraId="2138360D" w14:textId="77777777" w:rsidR="002161E9" w:rsidRPr="002C4B12" w:rsidRDefault="002161E9" w:rsidP="00BB3B0D">
            <w:pPr>
              <w:pStyle w:val="PlainText"/>
              <w:rPr>
                <w:rFonts w:ascii="Courier New" w:hAnsi="Courier New" w:cs="Courier New"/>
              </w:rPr>
            </w:pPr>
            <w:r>
              <w:rPr>
                <w:rFonts w:ascii="Courier New" w:hAnsi="Courier New" w:cs="Courier New"/>
              </w:rPr>
              <w:t>33</w:t>
            </w:r>
          </w:p>
        </w:tc>
        <w:tc>
          <w:tcPr>
            <w:tcW w:w="3330" w:type="dxa"/>
          </w:tcPr>
          <w:p w14:paraId="047E42A1"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NWP_FLAG</w:t>
            </w:r>
          </w:p>
        </w:tc>
        <w:tc>
          <w:tcPr>
            <w:tcW w:w="4935" w:type="dxa"/>
          </w:tcPr>
          <w:p w14:paraId="7ACECCE9" w14:textId="77777777" w:rsidR="002161E9" w:rsidRPr="002C4B12" w:rsidRDefault="00BB3B0D" w:rsidP="00BB3B0D">
            <w:pPr>
              <w:pStyle w:val="PlainText"/>
              <w:rPr>
                <w:rFonts w:ascii="Courier New" w:hAnsi="Courier New" w:cs="Courier New"/>
              </w:rPr>
            </w:pPr>
            <w:r>
              <w:rPr>
                <w:rFonts w:ascii="Courier New" w:hAnsi="Courier New" w:cs="Courier New"/>
              </w:rPr>
              <w:t>Recorded from instrument file</w:t>
            </w:r>
          </w:p>
        </w:tc>
      </w:tr>
      <w:tr w:rsidR="002161E9" w:rsidRPr="002C4B12" w14:paraId="2D5C5E0F" w14:textId="77777777" w:rsidTr="003B4063">
        <w:tc>
          <w:tcPr>
            <w:tcW w:w="1188" w:type="dxa"/>
          </w:tcPr>
          <w:p w14:paraId="66B2D456" w14:textId="77777777" w:rsidR="002161E9" w:rsidRPr="002C4B12" w:rsidRDefault="002161E9" w:rsidP="00BB3B0D">
            <w:pPr>
              <w:pStyle w:val="PlainText"/>
              <w:rPr>
                <w:rFonts w:ascii="Courier New" w:hAnsi="Courier New" w:cs="Courier New"/>
              </w:rPr>
            </w:pPr>
            <w:r>
              <w:rPr>
                <w:rFonts w:ascii="Courier New" w:hAnsi="Courier New" w:cs="Courier New"/>
              </w:rPr>
              <w:t>34</w:t>
            </w:r>
          </w:p>
        </w:tc>
        <w:tc>
          <w:tcPr>
            <w:tcW w:w="3330" w:type="dxa"/>
          </w:tcPr>
          <w:p w14:paraId="7588D695"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MODIS_CLEAR_SKY_REFLECTANCE_FLAG</w:t>
            </w:r>
          </w:p>
        </w:tc>
        <w:tc>
          <w:tcPr>
            <w:tcW w:w="4935" w:type="dxa"/>
          </w:tcPr>
          <w:p w14:paraId="1D9D0F30" w14:textId="77777777" w:rsidR="002161E9" w:rsidRPr="002C4B12" w:rsidRDefault="00BB3B0D" w:rsidP="00BB3B0D">
            <w:pPr>
              <w:pStyle w:val="PlainText"/>
              <w:rPr>
                <w:rFonts w:ascii="Courier New" w:hAnsi="Courier New" w:cs="Courier New"/>
              </w:rPr>
            </w:pPr>
            <w:r>
              <w:rPr>
                <w:rFonts w:ascii="Courier New" w:hAnsi="Courier New" w:cs="Courier New"/>
              </w:rPr>
              <w:t>Recorded from instrument file</w:t>
            </w:r>
          </w:p>
        </w:tc>
      </w:tr>
      <w:tr w:rsidR="002161E9" w:rsidRPr="002C4B12" w14:paraId="51DC36FE" w14:textId="77777777" w:rsidTr="003B4063">
        <w:tc>
          <w:tcPr>
            <w:tcW w:w="1188" w:type="dxa"/>
          </w:tcPr>
          <w:p w14:paraId="4B913313" w14:textId="77777777" w:rsidR="002161E9" w:rsidRPr="002C4B12" w:rsidRDefault="002161E9" w:rsidP="00BB3B0D">
            <w:pPr>
              <w:pStyle w:val="PlainText"/>
              <w:rPr>
                <w:rFonts w:ascii="Courier New" w:hAnsi="Courier New" w:cs="Courier New"/>
              </w:rPr>
            </w:pPr>
            <w:r>
              <w:rPr>
                <w:rFonts w:ascii="Courier New" w:hAnsi="Courier New" w:cs="Courier New"/>
              </w:rPr>
              <w:t>35</w:t>
            </w:r>
          </w:p>
        </w:tc>
        <w:tc>
          <w:tcPr>
            <w:tcW w:w="3330" w:type="dxa"/>
          </w:tcPr>
          <w:p w14:paraId="1C6140A3"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CH1_GAIN_LOW</w:t>
            </w:r>
          </w:p>
        </w:tc>
        <w:tc>
          <w:tcPr>
            <w:tcW w:w="4935" w:type="dxa"/>
          </w:tcPr>
          <w:p w14:paraId="59F973CC" w14:textId="77777777" w:rsidR="002161E9" w:rsidRPr="002C4B12" w:rsidRDefault="00BB3B0D" w:rsidP="00BB3B0D">
            <w:pPr>
              <w:pStyle w:val="PlainText"/>
              <w:rPr>
                <w:rFonts w:ascii="Courier New" w:hAnsi="Courier New" w:cs="Courier New"/>
              </w:rPr>
            </w:pPr>
            <w:r>
              <w:rPr>
                <w:rFonts w:ascii="Courier New" w:hAnsi="Courier New" w:cs="Courier New"/>
              </w:rPr>
              <w:t>Ch1 reflectance parameter (AVHRR only)</w:t>
            </w:r>
          </w:p>
        </w:tc>
      </w:tr>
      <w:tr w:rsidR="002161E9" w:rsidRPr="002C4B12" w14:paraId="13671A03" w14:textId="77777777" w:rsidTr="003B4063">
        <w:tc>
          <w:tcPr>
            <w:tcW w:w="1188" w:type="dxa"/>
          </w:tcPr>
          <w:p w14:paraId="08369EF8" w14:textId="77777777" w:rsidR="002161E9" w:rsidRPr="002C4B12" w:rsidRDefault="002161E9" w:rsidP="00BB3B0D">
            <w:pPr>
              <w:pStyle w:val="PlainText"/>
              <w:rPr>
                <w:rFonts w:ascii="Courier New" w:hAnsi="Courier New" w:cs="Courier New"/>
              </w:rPr>
            </w:pPr>
            <w:r>
              <w:rPr>
                <w:rFonts w:ascii="Courier New" w:hAnsi="Courier New" w:cs="Courier New"/>
              </w:rPr>
              <w:t>36</w:t>
            </w:r>
          </w:p>
        </w:tc>
        <w:tc>
          <w:tcPr>
            <w:tcW w:w="3330" w:type="dxa"/>
          </w:tcPr>
          <w:p w14:paraId="327D4AC4"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CH1_GAIN_HIGH</w:t>
            </w:r>
          </w:p>
        </w:tc>
        <w:tc>
          <w:tcPr>
            <w:tcW w:w="4935" w:type="dxa"/>
          </w:tcPr>
          <w:p w14:paraId="0BA9FD4D" w14:textId="77777777" w:rsidR="002161E9" w:rsidRPr="002C4B12" w:rsidRDefault="00BB3B0D" w:rsidP="00BB3B0D">
            <w:pPr>
              <w:pStyle w:val="PlainText"/>
              <w:rPr>
                <w:rFonts w:ascii="Courier New" w:hAnsi="Courier New" w:cs="Courier New"/>
              </w:rPr>
            </w:pPr>
            <w:r>
              <w:rPr>
                <w:rFonts w:ascii="Courier New" w:hAnsi="Courier New" w:cs="Courier New"/>
              </w:rPr>
              <w:t>Ch1 reflectance parameter (AVHRR only)</w:t>
            </w:r>
          </w:p>
        </w:tc>
      </w:tr>
      <w:tr w:rsidR="002161E9" w:rsidRPr="002C4B12" w14:paraId="7B9A3033" w14:textId="77777777" w:rsidTr="003B4063">
        <w:tc>
          <w:tcPr>
            <w:tcW w:w="1188" w:type="dxa"/>
          </w:tcPr>
          <w:p w14:paraId="755DB0EA" w14:textId="77777777" w:rsidR="002161E9" w:rsidRPr="002C4B12" w:rsidRDefault="002161E9" w:rsidP="00BB3B0D">
            <w:pPr>
              <w:pStyle w:val="PlainText"/>
              <w:rPr>
                <w:rFonts w:ascii="Courier New" w:hAnsi="Courier New" w:cs="Courier New"/>
              </w:rPr>
            </w:pPr>
            <w:r>
              <w:rPr>
                <w:rFonts w:ascii="Courier New" w:hAnsi="Courier New" w:cs="Courier New"/>
              </w:rPr>
              <w:t>37</w:t>
            </w:r>
          </w:p>
        </w:tc>
        <w:tc>
          <w:tcPr>
            <w:tcW w:w="3330" w:type="dxa"/>
          </w:tcPr>
          <w:p w14:paraId="2658FA52"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CH1_SWITCH_COUNT</w:t>
            </w:r>
          </w:p>
        </w:tc>
        <w:tc>
          <w:tcPr>
            <w:tcW w:w="4935" w:type="dxa"/>
          </w:tcPr>
          <w:p w14:paraId="3E87D243" w14:textId="77777777" w:rsidR="002161E9" w:rsidRPr="002C4B12" w:rsidRDefault="00BB3B0D" w:rsidP="00BB3B0D">
            <w:pPr>
              <w:pStyle w:val="PlainText"/>
              <w:rPr>
                <w:rFonts w:ascii="Courier New" w:hAnsi="Courier New" w:cs="Courier New"/>
              </w:rPr>
            </w:pPr>
            <w:r>
              <w:rPr>
                <w:rFonts w:ascii="Courier New" w:hAnsi="Courier New" w:cs="Courier New"/>
              </w:rPr>
              <w:t>Ch1 reflectance parameter (AVHRR only)</w:t>
            </w:r>
          </w:p>
        </w:tc>
      </w:tr>
      <w:tr w:rsidR="002161E9" w:rsidRPr="002C4B12" w14:paraId="5FC5A51B" w14:textId="77777777" w:rsidTr="003B4063">
        <w:tc>
          <w:tcPr>
            <w:tcW w:w="1188" w:type="dxa"/>
          </w:tcPr>
          <w:p w14:paraId="653808E4" w14:textId="77777777" w:rsidR="002161E9" w:rsidRPr="002C4B12" w:rsidRDefault="002161E9" w:rsidP="00BB3B0D">
            <w:pPr>
              <w:pStyle w:val="PlainText"/>
              <w:rPr>
                <w:rFonts w:ascii="Courier New" w:hAnsi="Courier New" w:cs="Courier New"/>
              </w:rPr>
            </w:pPr>
            <w:r>
              <w:rPr>
                <w:rFonts w:ascii="Courier New" w:hAnsi="Courier New" w:cs="Courier New"/>
              </w:rPr>
              <w:t>38</w:t>
            </w:r>
          </w:p>
        </w:tc>
        <w:tc>
          <w:tcPr>
            <w:tcW w:w="3330" w:type="dxa"/>
          </w:tcPr>
          <w:p w14:paraId="31B9F01D"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CH1_DARK_COUNT</w:t>
            </w:r>
          </w:p>
        </w:tc>
        <w:tc>
          <w:tcPr>
            <w:tcW w:w="4935" w:type="dxa"/>
          </w:tcPr>
          <w:p w14:paraId="453D67D8" w14:textId="77777777" w:rsidR="002161E9" w:rsidRPr="002C4B12" w:rsidRDefault="00BB3B0D" w:rsidP="00BB3B0D">
            <w:pPr>
              <w:pStyle w:val="PlainText"/>
              <w:rPr>
                <w:rFonts w:ascii="Courier New" w:hAnsi="Courier New" w:cs="Courier New"/>
              </w:rPr>
            </w:pPr>
            <w:r>
              <w:rPr>
                <w:rFonts w:ascii="Courier New" w:hAnsi="Courier New" w:cs="Courier New"/>
              </w:rPr>
              <w:t>Ch1 reflectance parameter (AVHRR only)</w:t>
            </w:r>
          </w:p>
        </w:tc>
      </w:tr>
      <w:tr w:rsidR="002161E9" w:rsidRPr="002C4B12" w14:paraId="6DD79C0C" w14:textId="77777777" w:rsidTr="003B4063">
        <w:tc>
          <w:tcPr>
            <w:tcW w:w="1188" w:type="dxa"/>
          </w:tcPr>
          <w:p w14:paraId="3C5BDC45" w14:textId="77777777" w:rsidR="002161E9" w:rsidRPr="002C4B12" w:rsidRDefault="002161E9" w:rsidP="00BB3B0D">
            <w:pPr>
              <w:pStyle w:val="PlainText"/>
              <w:rPr>
                <w:rFonts w:ascii="Courier New" w:hAnsi="Courier New" w:cs="Courier New"/>
              </w:rPr>
            </w:pPr>
            <w:r>
              <w:rPr>
                <w:rFonts w:ascii="Courier New" w:hAnsi="Courier New" w:cs="Courier New"/>
              </w:rPr>
              <w:t>39</w:t>
            </w:r>
          </w:p>
        </w:tc>
        <w:tc>
          <w:tcPr>
            <w:tcW w:w="3330" w:type="dxa"/>
          </w:tcPr>
          <w:p w14:paraId="2B1E0647"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CH2_GAIN_LOW</w:t>
            </w:r>
          </w:p>
        </w:tc>
        <w:tc>
          <w:tcPr>
            <w:tcW w:w="4935" w:type="dxa"/>
          </w:tcPr>
          <w:p w14:paraId="39E3A903" w14:textId="77777777" w:rsidR="002161E9" w:rsidRPr="002C4B12" w:rsidRDefault="00BB3B0D" w:rsidP="00BB3B0D">
            <w:pPr>
              <w:pStyle w:val="PlainText"/>
              <w:rPr>
                <w:rFonts w:ascii="Courier New" w:hAnsi="Courier New" w:cs="Courier New"/>
              </w:rPr>
            </w:pPr>
            <w:r>
              <w:rPr>
                <w:rFonts w:ascii="Courier New" w:hAnsi="Courier New" w:cs="Courier New"/>
              </w:rPr>
              <w:t>Ch2 reflectance parameter (AVHRR only)</w:t>
            </w:r>
          </w:p>
        </w:tc>
      </w:tr>
      <w:tr w:rsidR="002161E9" w:rsidRPr="002C4B12" w14:paraId="67DA802F" w14:textId="77777777" w:rsidTr="003B4063">
        <w:tc>
          <w:tcPr>
            <w:tcW w:w="1188" w:type="dxa"/>
          </w:tcPr>
          <w:p w14:paraId="038A6EE6" w14:textId="77777777" w:rsidR="002161E9" w:rsidRPr="002C4B12" w:rsidRDefault="002161E9" w:rsidP="00BB3B0D">
            <w:pPr>
              <w:pStyle w:val="PlainText"/>
              <w:rPr>
                <w:rFonts w:ascii="Courier New" w:hAnsi="Courier New" w:cs="Courier New"/>
              </w:rPr>
            </w:pPr>
            <w:r>
              <w:rPr>
                <w:rFonts w:ascii="Courier New" w:hAnsi="Courier New" w:cs="Courier New"/>
              </w:rPr>
              <w:t>40</w:t>
            </w:r>
          </w:p>
        </w:tc>
        <w:tc>
          <w:tcPr>
            <w:tcW w:w="3330" w:type="dxa"/>
          </w:tcPr>
          <w:p w14:paraId="70CD2ED1"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CH2_GAIN_HIGH</w:t>
            </w:r>
          </w:p>
        </w:tc>
        <w:tc>
          <w:tcPr>
            <w:tcW w:w="4935" w:type="dxa"/>
          </w:tcPr>
          <w:p w14:paraId="0A89E9C9" w14:textId="77777777" w:rsidR="002161E9" w:rsidRPr="002C4B12" w:rsidRDefault="00BB3B0D" w:rsidP="00BB3B0D">
            <w:pPr>
              <w:pStyle w:val="PlainText"/>
              <w:rPr>
                <w:rFonts w:ascii="Courier New" w:hAnsi="Courier New" w:cs="Courier New"/>
              </w:rPr>
            </w:pPr>
            <w:r>
              <w:rPr>
                <w:rFonts w:ascii="Courier New" w:hAnsi="Courier New" w:cs="Courier New"/>
              </w:rPr>
              <w:t>Ch2 reflectance parameter (AVHRR only)</w:t>
            </w:r>
          </w:p>
        </w:tc>
      </w:tr>
      <w:tr w:rsidR="002161E9" w:rsidRPr="002C4B12" w14:paraId="68058D2F" w14:textId="77777777" w:rsidTr="003B4063">
        <w:tc>
          <w:tcPr>
            <w:tcW w:w="1188" w:type="dxa"/>
          </w:tcPr>
          <w:p w14:paraId="447485CF" w14:textId="77777777" w:rsidR="002161E9" w:rsidRPr="002C4B12" w:rsidRDefault="002161E9" w:rsidP="00BB3B0D">
            <w:pPr>
              <w:pStyle w:val="PlainText"/>
              <w:rPr>
                <w:rFonts w:ascii="Courier New" w:hAnsi="Courier New" w:cs="Courier New"/>
              </w:rPr>
            </w:pPr>
            <w:r>
              <w:rPr>
                <w:rFonts w:ascii="Courier New" w:hAnsi="Courier New" w:cs="Courier New"/>
              </w:rPr>
              <w:t>41</w:t>
            </w:r>
          </w:p>
        </w:tc>
        <w:tc>
          <w:tcPr>
            <w:tcW w:w="3330" w:type="dxa"/>
          </w:tcPr>
          <w:p w14:paraId="453E1DE8"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CH2_SWITCH_COUNT</w:t>
            </w:r>
          </w:p>
        </w:tc>
        <w:tc>
          <w:tcPr>
            <w:tcW w:w="4935" w:type="dxa"/>
          </w:tcPr>
          <w:p w14:paraId="7B0E2099" w14:textId="77777777" w:rsidR="002161E9" w:rsidRPr="002C4B12" w:rsidRDefault="00BB3B0D" w:rsidP="00BB3B0D">
            <w:pPr>
              <w:pStyle w:val="PlainText"/>
              <w:rPr>
                <w:rFonts w:ascii="Courier New" w:hAnsi="Courier New" w:cs="Courier New"/>
              </w:rPr>
            </w:pPr>
            <w:r>
              <w:rPr>
                <w:rFonts w:ascii="Courier New" w:hAnsi="Courier New" w:cs="Courier New"/>
              </w:rPr>
              <w:t>Ch2 reflectance parameter (AVHRR only)</w:t>
            </w:r>
          </w:p>
        </w:tc>
      </w:tr>
      <w:tr w:rsidR="002161E9" w:rsidRPr="002C4B12" w14:paraId="0CCE840D" w14:textId="77777777" w:rsidTr="003B4063">
        <w:tc>
          <w:tcPr>
            <w:tcW w:w="1188" w:type="dxa"/>
          </w:tcPr>
          <w:p w14:paraId="38062ACD" w14:textId="77777777" w:rsidR="002161E9" w:rsidRPr="002C4B12" w:rsidRDefault="002161E9" w:rsidP="00BB3B0D">
            <w:pPr>
              <w:pStyle w:val="PlainText"/>
              <w:rPr>
                <w:rFonts w:ascii="Courier New" w:hAnsi="Courier New" w:cs="Courier New"/>
              </w:rPr>
            </w:pPr>
            <w:r>
              <w:rPr>
                <w:rFonts w:ascii="Courier New" w:hAnsi="Courier New" w:cs="Courier New"/>
              </w:rPr>
              <w:t>42</w:t>
            </w:r>
          </w:p>
        </w:tc>
        <w:tc>
          <w:tcPr>
            <w:tcW w:w="3330" w:type="dxa"/>
          </w:tcPr>
          <w:p w14:paraId="5FA4D56F"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CH2_DARK_COUNT</w:t>
            </w:r>
          </w:p>
        </w:tc>
        <w:tc>
          <w:tcPr>
            <w:tcW w:w="4935" w:type="dxa"/>
          </w:tcPr>
          <w:p w14:paraId="519CF0CB" w14:textId="77777777" w:rsidR="002161E9" w:rsidRPr="002C4B12" w:rsidRDefault="00BB3B0D" w:rsidP="00BB3B0D">
            <w:pPr>
              <w:pStyle w:val="PlainText"/>
              <w:rPr>
                <w:rFonts w:ascii="Courier New" w:hAnsi="Courier New" w:cs="Courier New"/>
              </w:rPr>
            </w:pPr>
            <w:r>
              <w:rPr>
                <w:rFonts w:ascii="Courier New" w:hAnsi="Courier New" w:cs="Courier New"/>
              </w:rPr>
              <w:t>Ch2 reflectance parameter (AVHRR only)</w:t>
            </w:r>
          </w:p>
        </w:tc>
      </w:tr>
      <w:tr w:rsidR="002161E9" w:rsidRPr="002C4B12" w14:paraId="33340660" w14:textId="77777777" w:rsidTr="003B4063">
        <w:tc>
          <w:tcPr>
            <w:tcW w:w="1188" w:type="dxa"/>
          </w:tcPr>
          <w:p w14:paraId="69AC9434" w14:textId="77777777" w:rsidR="002161E9" w:rsidRPr="002C4B12" w:rsidRDefault="002161E9" w:rsidP="00BB3B0D">
            <w:pPr>
              <w:pStyle w:val="PlainText"/>
              <w:rPr>
                <w:rFonts w:ascii="Courier New" w:hAnsi="Courier New" w:cs="Courier New"/>
              </w:rPr>
            </w:pPr>
            <w:r>
              <w:rPr>
                <w:rFonts w:ascii="Courier New" w:hAnsi="Courier New" w:cs="Courier New"/>
              </w:rPr>
              <w:t>43</w:t>
            </w:r>
          </w:p>
        </w:tc>
        <w:tc>
          <w:tcPr>
            <w:tcW w:w="3330" w:type="dxa"/>
          </w:tcPr>
          <w:p w14:paraId="1CBE728C"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CH3A_GAIN_LOW</w:t>
            </w:r>
          </w:p>
        </w:tc>
        <w:tc>
          <w:tcPr>
            <w:tcW w:w="4935" w:type="dxa"/>
          </w:tcPr>
          <w:p w14:paraId="513D2EAA" w14:textId="77777777" w:rsidR="002161E9" w:rsidRPr="002C4B12" w:rsidRDefault="00BB3B0D" w:rsidP="00BB3B0D">
            <w:pPr>
              <w:pStyle w:val="PlainText"/>
              <w:rPr>
                <w:rFonts w:ascii="Courier New" w:hAnsi="Courier New" w:cs="Courier New"/>
              </w:rPr>
            </w:pPr>
            <w:r>
              <w:rPr>
                <w:rFonts w:ascii="Courier New" w:hAnsi="Courier New" w:cs="Courier New"/>
              </w:rPr>
              <w:t>Ch3a reflectance parameter (AVHRR only)</w:t>
            </w:r>
          </w:p>
        </w:tc>
      </w:tr>
      <w:tr w:rsidR="002161E9" w:rsidRPr="002C4B12" w14:paraId="184E467C" w14:textId="77777777" w:rsidTr="003B4063">
        <w:tc>
          <w:tcPr>
            <w:tcW w:w="1188" w:type="dxa"/>
          </w:tcPr>
          <w:p w14:paraId="6DE569D0" w14:textId="77777777" w:rsidR="002161E9" w:rsidRPr="002C4B12" w:rsidRDefault="002161E9" w:rsidP="00BB3B0D">
            <w:pPr>
              <w:pStyle w:val="PlainText"/>
              <w:rPr>
                <w:rFonts w:ascii="Courier New" w:hAnsi="Courier New" w:cs="Courier New"/>
              </w:rPr>
            </w:pPr>
            <w:r>
              <w:rPr>
                <w:rFonts w:ascii="Courier New" w:hAnsi="Courier New" w:cs="Courier New"/>
              </w:rPr>
              <w:t>44</w:t>
            </w:r>
          </w:p>
        </w:tc>
        <w:tc>
          <w:tcPr>
            <w:tcW w:w="3330" w:type="dxa"/>
          </w:tcPr>
          <w:p w14:paraId="151941B5"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CH3A_GAIN_HIGH</w:t>
            </w:r>
          </w:p>
        </w:tc>
        <w:tc>
          <w:tcPr>
            <w:tcW w:w="4935" w:type="dxa"/>
          </w:tcPr>
          <w:p w14:paraId="04FA7B06" w14:textId="77777777" w:rsidR="002161E9" w:rsidRPr="002C4B12" w:rsidRDefault="00BB3B0D" w:rsidP="00BB3B0D">
            <w:pPr>
              <w:pStyle w:val="PlainText"/>
              <w:rPr>
                <w:rFonts w:ascii="Courier New" w:hAnsi="Courier New" w:cs="Courier New"/>
              </w:rPr>
            </w:pPr>
            <w:r>
              <w:rPr>
                <w:rFonts w:ascii="Courier New" w:hAnsi="Courier New" w:cs="Courier New"/>
              </w:rPr>
              <w:t>Ch3a reflectance parameter (AVHRR only)</w:t>
            </w:r>
          </w:p>
        </w:tc>
      </w:tr>
      <w:tr w:rsidR="002161E9" w:rsidRPr="002C4B12" w14:paraId="6040D227" w14:textId="77777777" w:rsidTr="003B4063">
        <w:tc>
          <w:tcPr>
            <w:tcW w:w="1188" w:type="dxa"/>
          </w:tcPr>
          <w:p w14:paraId="0DF2CA75" w14:textId="77777777" w:rsidR="002161E9" w:rsidRPr="002C4B12" w:rsidRDefault="002161E9" w:rsidP="00BB3B0D">
            <w:pPr>
              <w:pStyle w:val="PlainText"/>
              <w:rPr>
                <w:rFonts w:ascii="Courier New" w:hAnsi="Courier New" w:cs="Courier New"/>
              </w:rPr>
            </w:pPr>
            <w:r>
              <w:rPr>
                <w:rFonts w:ascii="Courier New" w:hAnsi="Courier New" w:cs="Courier New"/>
              </w:rPr>
              <w:t>45</w:t>
            </w:r>
          </w:p>
        </w:tc>
        <w:tc>
          <w:tcPr>
            <w:tcW w:w="3330" w:type="dxa"/>
          </w:tcPr>
          <w:p w14:paraId="364DA1F4"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CH3A_SWITCH_COUNT</w:t>
            </w:r>
          </w:p>
        </w:tc>
        <w:tc>
          <w:tcPr>
            <w:tcW w:w="4935" w:type="dxa"/>
          </w:tcPr>
          <w:p w14:paraId="5B4AD100" w14:textId="77777777" w:rsidR="002161E9" w:rsidRPr="002C4B12" w:rsidRDefault="00BB3B0D" w:rsidP="00BB3B0D">
            <w:pPr>
              <w:pStyle w:val="PlainText"/>
              <w:rPr>
                <w:rFonts w:ascii="Courier New" w:hAnsi="Courier New" w:cs="Courier New"/>
              </w:rPr>
            </w:pPr>
            <w:r>
              <w:rPr>
                <w:rFonts w:ascii="Courier New" w:hAnsi="Courier New" w:cs="Courier New"/>
              </w:rPr>
              <w:t>Ch3a reflectance parameter (AVHRR only)</w:t>
            </w:r>
          </w:p>
        </w:tc>
      </w:tr>
      <w:tr w:rsidR="002161E9" w:rsidRPr="002C4B12" w14:paraId="1C762DF2" w14:textId="77777777" w:rsidTr="003B4063">
        <w:tc>
          <w:tcPr>
            <w:tcW w:w="1188" w:type="dxa"/>
          </w:tcPr>
          <w:p w14:paraId="31CB0440" w14:textId="77777777" w:rsidR="002161E9" w:rsidRPr="002C4B12" w:rsidRDefault="002161E9" w:rsidP="00BB3B0D">
            <w:pPr>
              <w:pStyle w:val="PlainText"/>
              <w:rPr>
                <w:rFonts w:ascii="Courier New" w:hAnsi="Courier New" w:cs="Courier New"/>
              </w:rPr>
            </w:pPr>
            <w:r>
              <w:rPr>
                <w:rFonts w:ascii="Courier New" w:hAnsi="Courier New" w:cs="Courier New"/>
              </w:rPr>
              <w:t>46</w:t>
            </w:r>
          </w:p>
        </w:tc>
        <w:tc>
          <w:tcPr>
            <w:tcW w:w="3330" w:type="dxa"/>
          </w:tcPr>
          <w:p w14:paraId="546EDC2C"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CH3A_DARK_COUNT</w:t>
            </w:r>
          </w:p>
        </w:tc>
        <w:tc>
          <w:tcPr>
            <w:tcW w:w="4935" w:type="dxa"/>
          </w:tcPr>
          <w:p w14:paraId="3C01646B" w14:textId="77777777" w:rsidR="002161E9" w:rsidRPr="002C4B12" w:rsidRDefault="00BB3B0D" w:rsidP="00BB3B0D">
            <w:pPr>
              <w:pStyle w:val="PlainText"/>
              <w:rPr>
                <w:rFonts w:ascii="Courier New" w:hAnsi="Courier New" w:cs="Courier New"/>
              </w:rPr>
            </w:pPr>
            <w:r>
              <w:rPr>
                <w:rFonts w:ascii="Courier New" w:hAnsi="Courier New" w:cs="Courier New"/>
              </w:rPr>
              <w:t>Ch3a reflectance parameter (AVHRR only)</w:t>
            </w:r>
          </w:p>
        </w:tc>
      </w:tr>
      <w:tr w:rsidR="002161E9" w:rsidRPr="002C4B12" w14:paraId="2717C530" w14:textId="77777777" w:rsidTr="003B4063">
        <w:tc>
          <w:tcPr>
            <w:tcW w:w="1188" w:type="dxa"/>
          </w:tcPr>
          <w:p w14:paraId="7CCD64EB" w14:textId="77777777" w:rsidR="002161E9" w:rsidRPr="002C4B12" w:rsidRDefault="002161E9" w:rsidP="00BB3B0D">
            <w:pPr>
              <w:pStyle w:val="PlainText"/>
              <w:rPr>
                <w:rFonts w:ascii="Courier New" w:hAnsi="Courier New" w:cs="Courier New"/>
              </w:rPr>
            </w:pPr>
            <w:r>
              <w:rPr>
                <w:rFonts w:ascii="Courier New" w:hAnsi="Courier New" w:cs="Courier New"/>
              </w:rPr>
              <w:t>47</w:t>
            </w:r>
          </w:p>
        </w:tc>
        <w:tc>
          <w:tcPr>
            <w:tcW w:w="3330" w:type="dxa"/>
          </w:tcPr>
          <w:p w14:paraId="6EA57A90"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SUN_EARTH_DISTANCE</w:t>
            </w:r>
          </w:p>
        </w:tc>
        <w:tc>
          <w:tcPr>
            <w:tcW w:w="4935" w:type="dxa"/>
          </w:tcPr>
          <w:p w14:paraId="5D5BD56E" w14:textId="77777777" w:rsidR="002161E9" w:rsidRPr="002C4B12" w:rsidRDefault="00BB3B0D" w:rsidP="00BB3B0D">
            <w:pPr>
              <w:pStyle w:val="PlainText"/>
              <w:rPr>
                <w:rFonts w:ascii="Courier New" w:hAnsi="Courier New" w:cs="Courier New"/>
              </w:rPr>
            </w:pPr>
            <w:r>
              <w:rPr>
                <w:rFonts w:ascii="Courier New" w:hAnsi="Courier New" w:cs="Courier New"/>
              </w:rPr>
              <w:t>Sun earth distance factor</w:t>
            </w:r>
          </w:p>
        </w:tc>
      </w:tr>
      <w:tr w:rsidR="002161E9" w:rsidRPr="002C4B12" w14:paraId="05FE8DEA" w14:textId="77777777" w:rsidTr="003B4063">
        <w:trPr>
          <w:trHeight w:val="314"/>
        </w:trPr>
        <w:tc>
          <w:tcPr>
            <w:tcW w:w="1188" w:type="dxa"/>
          </w:tcPr>
          <w:p w14:paraId="55F48F50" w14:textId="77777777" w:rsidR="002161E9" w:rsidRPr="002C4B12" w:rsidRDefault="002161E9" w:rsidP="00BB3B0D">
            <w:pPr>
              <w:pStyle w:val="PlainText"/>
              <w:rPr>
                <w:rFonts w:ascii="Courier New" w:hAnsi="Courier New" w:cs="Courier New"/>
              </w:rPr>
            </w:pPr>
            <w:r>
              <w:rPr>
                <w:rFonts w:ascii="Courier New" w:hAnsi="Courier New" w:cs="Courier New"/>
              </w:rPr>
              <w:t>48</w:t>
            </w:r>
          </w:p>
        </w:tc>
        <w:tc>
          <w:tcPr>
            <w:tcW w:w="3330" w:type="dxa"/>
          </w:tcPr>
          <w:p w14:paraId="222AD7D7"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C1</w:t>
            </w:r>
          </w:p>
        </w:tc>
        <w:tc>
          <w:tcPr>
            <w:tcW w:w="4935" w:type="dxa"/>
          </w:tcPr>
          <w:p w14:paraId="60A71C89" w14:textId="77777777" w:rsidR="002161E9" w:rsidRPr="002C4B12" w:rsidRDefault="00BB3B0D" w:rsidP="00BB3B0D">
            <w:pPr>
              <w:pStyle w:val="PlainText"/>
              <w:rPr>
                <w:rFonts w:ascii="Courier New" w:hAnsi="Courier New" w:cs="Courier New"/>
              </w:rPr>
            </w:pPr>
            <w:r>
              <w:rPr>
                <w:rFonts w:ascii="Courier New" w:hAnsi="Courier New" w:cs="Courier New"/>
              </w:rPr>
              <w:t>Planck Constant #1</w:t>
            </w:r>
          </w:p>
        </w:tc>
      </w:tr>
      <w:tr w:rsidR="002161E9" w:rsidRPr="002C4B12" w14:paraId="2C230C89" w14:textId="77777777" w:rsidTr="003B4063">
        <w:tc>
          <w:tcPr>
            <w:tcW w:w="1188" w:type="dxa"/>
          </w:tcPr>
          <w:p w14:paraId="1196EAD4" w14:textId="77777777" w:rsidR="002161E9" w:rsidRPr="002C4B12" w:rsidRDefault="002161E9" w:rsidP="00BB3B0D">
            <w:pPr>
              <w:pStyle w:val="PlainText"/>
              <w:rPr>
                <w:rFonts w:ascii="Courier New" w:hAnsi="Courier New" w:cs="Courier New"/>
              </w:rPr>
            </w:pPr>
            <w:r>
              <w:rPr>
                <w:rFonts w:ascii="Courier New" w:hAnsi="Courier New" w:cs="Courier New"/>
              </w:rPr>
              <w:t>49</w:t>
            </w:r>
          </w:p>
        </w:tc>
        <w:tc>
          <w:tcPr>
            <w:tcW w:w="3330" w:type="dxa"/>
          </w:tcPr>
          <w:p w14:paraId="65BB8FEB"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C2</w:t>
            </w:r>
          </w:p>
        </w:tc>
        <w:tc>
          <w:tcPr>
            <w:tcW w:w="4935" w:type="dxa"/>
          </w:tcPr>
          <w:p w14:paraId="678D2075" w14:textId="77777777" w:rsidR="002161E9" w:rsidRPr="002C4B12" w:rsidRDefault="00BB3B0D" w:rsidP="00BB3B0D">
            <w:pPr>
              <w:pStyle w:val="PlainText"/>
              <w:rPr>
                <w:rFonts w:ascii="Courier New" w:hAnsi="Courier New" w:cs="Courier New"/>
              </w:rPr>
            </w:pPr>
            <w:r>
              <w:rPr>
                <w:rFonts w:ascii="Courier New" w:hAnsi="Courier New" w:cs="Courier New"/>
              </w:rPr>
              <w:t>Planck Constant #2</w:t>
            </w:r>
          </w:p>
        </w:tc>
      </w:tr>
      <w:tr w:rsidR="002161E9" w:rsidRPr="002C4B12" w14:paraId="7B4D0AB9" w14:textId="77777777" w:rsidTr="003B4063">
        <w:tc>
          <w:tcPr>
            <w:tcW w:w="1188" w:type="dxa"/>
          </w:tcPr>
          <w:p w14:paraId="57A4AA0D" w14:textId="77777777" w:rsidR="002161E9" w:rsidRPr="002C4B12" w:rsidRDefault="002161E9" w:rsidP="00BB3B0D">
            <w:pPr>
              <w:pStyle w:val="PlainText"/>
              <w:rPr>
                <w:rFonts w:ascii="Courier New" w:hAnsi="Courier New" w:cs="Courier New"/>
              </w:rPr>
            </w:pPr>
            <w:r>
              <w:rPr>
                <w:rFonts w:ascii="Courier New" w:hAnsi="Courier New" w:cs="Courier New"/>
              </w:rPr>
              <w:t>50</w:t>
            </w:r>
          </w:p>
        </w:tc>
        <w:tc>
          <w:tcPr>
            <w:tcW w:w="3330" w:type="dxa"/>
          </w:tcPr>
          <w:p w14:paraId="631C9D19"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A_20</w:t>
            </w:r>
          </w:p>
        </w:tc>
        <w:tc>
          <w:tcPr>
            <w:tcW w:w="4935" w:type="dxa"/>
          </w:tcPr>
          <w:p w14:paraId="5BC3A2E5"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Rad to Temp </w:t>
            </w:r>
            <w:proofErr w:type="spellStart"/>
            <w:r>
              <w:rPr>
                <w:rFonts w:ascii="Courier New" w:hAnsi="Courier New" w:cs="Courier New"/>
              </w:rPr>
              <w:t>Coeff</w:t>
            </w:r>
            <w:proofErr w:type="spellEnd"/>
            <w:r>
              <w:rPr>
                <w:rFonts w:ascii="Courier New" w:hAnsi="Courier New" w:cs="Courier New"/>
              </w:rPr>
              <w:t xml:space="preserve"> for </w:t>
            </w:r>
            <w:proofErr w:type="spellStart"/>
            <w:r>
              <w:rPr>
                <w:rFonts w:ascii="Courier New" w:hAnsi="Courier New" w:cs="Courier New"/>
              </w:rPr>
              <w:t>Ch</w:t>
            </w:r>
            <w:proofErr w:type="spellEnd"/>
            <w:r>
              <w:rPr>
                <w:rFonts w:ascii="Courier New" w:hAnsi="Courier New" w:cs="Courier New"/>
              </w:rPr>
              <w:t xml:space="preserve"> 20</w:t>
            </w:r>
          </w:p>
        </w:tc>
      </w:tr>
      <w:tr w:rsidR="002161E9" w:rsidRPr="002C4B12" w14:paraId="0088660F" w14:textId="77777777" w:rsidTr="003B4063">
        <w:tc>
          <w:tcPr>
            <w:tcW w:w="1188" w:type="dxa"/>
          </w:tcPr>
          <w:p w14:paraId="55A14BC0" w14:textId="77777777" w:rsidR="002161E9" w:rsidRPr="002C4B12" w:rsidRDefault="002161E9" w:rsidP="00BB3B0D">
            <w:pPr>
              <w:pStyle w:val="PlainText"/>
              <w:rPr>
                <w:rFonts w:ascii="Courier New" w:hAnsi="Courier New" w:cs="Courier New"/>
              </w:rPr>
            </w:pPr>
            <w:r>
              <w:rPr>
                <w:rFonts w:ascii="Courier New" w:hAnsi="Courier New" w:cs="Courier New"/>
              </w:rPr>
              <w:t>51</w:t>
            </w:r>
          </w:p>
        </w:tc>
        <w:tc>
          <w:tcPr>
            <w:tcW w:w="3330" w:type="dxa"/>
          </w:tcPr>
          <w:p w14:paraId="27E3D7FF"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B_20</w:t>
            </w:r>
          </w:p>
        </w:tc>
        <w:tc>
          <w:tcPr>
            <w:tcW w:w="4935" w:type="dxa"/>
          </w:tcPr>
          <w:p w14:paraId="6AE223E8"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Rad to Temp </w:t>
            </w:r>
            <w:proofErr w:type="spellStart"/>
            <w:r>
              <w:rPr>
                <w:rFonts w:ascii="Courier New" w:hAnsi="Courier New" w:cs="Courier New"/>
              </w:rPr>
              <w:t>Coeff</w:t>
            </w:r>
            <w:proofErr w:type="spellEnd"/>
            <w:r>
              <w:rPr>
                <w:rFonts w:ascii="Courier New" w:hAnsi="Courier New" w:cs="Courier New"/>
              </w:rPr>
              <w:t xml:space="preserve"> for </w:t>
            </w:r>
            <w:proofErr w:type="spellStart"/>
            <w:r>
              <w:rPr>
                <w:rFonts w:ascii="Courier New" w:hAnsi="Courier New" w:cs="Courier New"/>
              </w:rPr>
              <w:t>Ch</w:t>
            </w:r>
            <w:proofErr w:type="spellEnd"/>
            <w:r>
              <w:rPr>
                <w:rFonts w:ascii="Courier New" w:hAnsi="Courier New" w:cs="Courier New"/>
              </w:rPr>
              <w:t xml:space="preserve"> 20</w:t>
            </w:r>
          </w:p>
        </w:tc>
      </w:tr>
      <w:tr w:rsidR="002161E9" w:rsidRPr="002C4B12" w14:paraId="6444F3C9" w14:textId="77777777" w:rsidTr="003B4063">
        <w:tc>
          <w:tcPr>
            <w:tcW w:w="1188" w:type="dxa"/>
          </w:tcPr>
          <w:p w14:paraId="0BBFFAC9" w14:textId="77777777" w:rsidR="002161E9" w:rsidRPr="002C4B12" w:rsidRDefault="002161E9" w:rsidP="00BB3B0D">
            <w:pPr>
              <w:pStyle w:val="PlainText"/>
              <w:rPr>
                <w:rFonts w:ascii="Courier New" w:hAnsi="Courier New" w:cs="Courier New"/>
              </w:rPr>
            </w:pPr>
            <w:r>
              <w:rPr>
                <w:rFonts w:ascii="Courier New" w:hAnsi="Courier New" w:cs="Courier New"/>
              </w:rPr>
              <w:t>52</w:t>
            </w:r>
          </w:p>
        </w:tc>
        <w:tc>
          <w:tcPr>
            <w:tcW w:w="3330" w:type="dxa"/>
          </w:tcPr>
          <w:p w14:paraId="5F04A060"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NU_20</w:t>
            </w:r>
          </w:p>
        </w:tc>
        <w:tc>
          <w:tcPr>
            <w:tcW w:w="4935" w:type="dxa"/>
          </w:tcPr>
          <w:p w14:paraId="4F89606C"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Equivalent width of </w:t>
            </w:r>
            <w:proofErr w:type="spellStart"/>
            <w:r>
              <w:rPr>
                <w:rFonts w:ascii="Courier New" w:hAnsi="Courier New" w:cs="Courier New"/>
              </w:rPr>
              <w:t>Ch</w:t>
            </w:r>
            <w:proofErr w:type="spellEnd"/>
            <w:r>
              <w:rPr>
                <w:rFonts w:ascii="Courier New" w:hAnsi="Courier New" w:cs="Courier New"/>
              </w:rPr>
              <w:t xml:space="preserve"> 20</w:t>
            </w:r>
          </w:p>
        </w:tc>
      </w:tr>
      <w:tr w:rsidR="002161E9" w:rsidRPr="002C4B12" w14:paraId="5E1589F9" w14:textId="77777777" w:rsidTr="003B4063">
        <w:tc>
          <w:tcPr>
            <w:tcW w:w="1188" w:type="dxa"/>
          </w:tcPr>
          <w:p w14:paraId="44495D15" w14:textId="77777777" w:rsidR="002161E9" w:rsidRPr="002C4B12" w:rsidRDefault="002161E9" w:rsidP="00BB3B0D">
            <w:pPr>
              <w:pStyle w:val="PlainText"/>
              <w:rPr>
                <w:rFonts w:ascii="Courier New" w:hAnsi="Courier New" w:cs="Courier New"/>
              </w:rPr>
            </w:pPr>
            <w:r>
              <w:rPr>
                <w:rFonts w:ascii="Courier New" w:hAnsi="Courier New" w:cs="Courier New"/>
              </w:rPr>
              <w:t>53</w:t>
            </w:r>
          </w:p>
        </w:tc>
        <w:tc>
          <w:tcPr>
            <w:tcW w:w="3330" w:type="dxa"/>
          </w:tcPr>
          <w:p w14:paraId="4D84BA28"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A_31</w:t>
            </w:r>
          </w:p>
        </w:tc>
        <w:tc>
          <w:tcPr>
            <w:tcW w:w="4935" w:type="dxa"/>
          </w:tcPr>
          <w:p w14:paraId="77E66DF7"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Rad to Temp </w:t>
            </w:r>
            <w:proofErr w:type="spellStart"/>
            <w:r>
              <w:rPr>
                <w:rFonts w:ascii="Courier New" w:hAnsi="Courier New" w:cs="Courier New"/>
              </w:rPr>
              <w:t>Coeff</w:t>
            </w:r>
            <w:proofErr w:type="spellEnd"/>
            <w:r>
              <w:rPr>
                <w:rFonts w:ascii="Courier New" w:hAnsi="Courier New" w:cs="Courier New"/>
              </w:rPr>
              <w:t xml:space="preserve"> for </w:t>
            </w:r>
            <w:proofErr w:type="spellStart"/>
            <w:r>
              <w:rPr>
                <w:rFonts w:ascii="Courier New" w:hAnsi="Courier New" w:cs="Courier New"/>
              </w:rPr>
              <w:t>Ch</w:t>
            </w:r>
            <w:proofErr w:type="spellEnd"/>
            <w:r>
              <w:rPr>
                <w:rFonts w:ascii="Courier New" w:hAnsi="Courier New" w:cs="Courier New"/>
              </w:rPr>
              <w:t xml:space="preserve"> 31</w:t>
            </w:r>
          </w:p>
        </w:tc>
      </w:tr>
      <w:tr w:rsidR="002161E9" w:rsidRPr="002C4B12" w14:paraId="19271EB0" w14:textId="77777777" w:rsidTr="003B4063">
        <w:tc>
          <w:tcPr>
            <w:tcW w:w="1188" w:type="dxa"/>
          </w:tcPr>
          <w:p w14:paraId="7B5B0F5D" w14:textId="77777777" w:rsidR="002161E9" w:rsidRPr="002C4B12" w:rsidRDefault="002161E9" w:rsidP="00BB3B0D">
            <w:pPr>
              <w:pStyle w:val="PlainText"/>
              <w:rPr>
                <w:rFonts w:ascii="Courier New" w:hAnsi="Courier New" w:cs="Courier New"/>
              </w:rPr>
            </w:pPr>
            <w:r>
              <w:rPr>
                <w:rFonts w:ascii="Courier New" w:hAnsi="Courier New" w:cs="Courier New"/>
              </w:rPr>
              <w:t>54</w:t>
            </w:r>
          </w:p>
        </w:tc>
        <w:tc>
          <w:tcPr>
            <w:tcW w:w="3330" w:type="dxa"/>
          </w:tcPr>
          <w:p w14:paraId="6F6950ED"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B_31</w:t>
            </w:r>
          </w:p>
        </w:tc>
        <w:tc>
          <w:tcPr>
            <w:tcW w:w="4935" w:type="dxa"/>
          </w:tcPr>
          <w:p w14:paraId="365294E6"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Rad to Temp </w:t>
            </w:r>
            <w:proofErr w:type="spellStart"/>
            <w:r>
              <w:rPr>
                <w:rFonts w:ascii="Courier New" w:hAnsi="Courier New" w:cs="Courier New"/>
              </w:rPr>
              <w:t>Coeff</w:t>
            </w:r>
            <w:proofErr w:type="spellEnd"/>
            <w:r>
              <w:rPr>
                <w:rFonts w:ascii="Courier New" w:hAnsi="Courier New" w:cs="Courier New"/>
              </w:rPr>
              <w:t xml:space="preserve"> for </w:t>
            </w:r>
            <w:proofErr w:type="spellStart"/>
            <w:r>
              <w:rPr>
                <w:rFonts w:ascii="Courier New" w:hAnsi="Courier New" w:cs="Courier New"/>
              </w:rPr>
              <w:t>Ch</w:t>
            </w:r>
            <w:proofErr w:type="spellEnd"/>
            <w:r>
              <w:rPr>
                <w:rFonts w:ascii="Courier New" w:hAnsi="Courier New" w:cs="Courier New"/>
              </w:rPr>
              <w:t xml:space="preserve"> 31</w:t>
            </w:r>
          </w:p>
        </w:tc>
      </w:tr>
      <w:tr w:rsidR="002161E9" w:rsidRPr="002C4B12" w14:paraId="6FE0BAE8" w14:textId="77777777" w:rsidTr="003B4063">
        <w:tc>
          <w:tcPr>
            <w:tcW w:w="1188" w:type="dxa"/>
          </w:tcPr>
          <w:p w14:paraId="0CD10555" w14:textId="77777777" w:rsidR="002161E9" w:rsidRPr="002C4B12" w:rsidRDefault="002161E9" w:rsidP="00BB3B0D">
            <w:pPr>
              <w:pStyle w:val="PlainText"/>
              <w:rPr>
                <w:rFonts w:ascii="Courier New" w:hAnsi="Courier New" w:cs="Courier New"/>
              </w:rPr>
            </w:pPr>
            <w:r>
              <w:rPr>
                <w:rFonts w:ascii="Courier New" w:hAnsi="Courier New" w:cs="Courier New"/>
              </w:rPr>
              <w:t>55</w:t>
            </w:r>
          </w:p>
        </w:tc>
        <w:tc>
          <w:tcPr>
            <w:tcW w:w="3330" w:type="dxa"/>
          </w:tcPr>
          <w:p w14:paraId="49C6349E"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NU_31</w:t>
            </w:r>
          </w:p>
        </w:tc>
        <w:tc>
          <w:tcPr>
            <w:tcW w:w="4935" w:type="dxa"/>
          </w:tcPr>
          <w:p w14:paraId="53DD67B7"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Equivalent width of </w:t>
            </w:r>
            <w:proofErr w:type="spellStart"/>
            <w:r>
              <w:rPr>
                <w:rFonts w:ascii="Courier New" w:hAnsi="Courier New" w:cs="Courier New"/>
              </w:rPr>
              <w:t>Ch</w:t>
            </w:r>
            <w:proofErr w:type="spellEnd"/>
            <w:r>
              <w:rPr>
                <w:rFonts w:ascii="Courier New" w:hAnsi="Courier New" w:cs="Courier New"/>
              </w:rPr>
              <w:t xml:space="preserve"> 31</w:t>
            </w:r>
          </w:p>
        </w:tc>
      </w:tr>
      <w:tr w:rsidR="002161E9" w:rsidRPr="002C4B12" w14:paraId="0E5593A9" w14:textId="77777777" w:rsidTr="003B4063">
        <w:tc>
          <w:tcPr>
            <w:tcW w:w="1188" w:type="dxa"/>
          </w:tcPr>
          <w:p w14:paraId="1B6F57E9" w14:textId="77777777" w:rsidR="002161E9" w:rsidRPr="002C4B12" w:rsidRDefault="002161E9" w:rsidP="00BB3B0D">
            <w:pPr>
              <w:pStyle w:val="PlainText"/>
              <w:rPr>
                <w:rFonts w:ascii="Courier New" w:hAnsi="Courier New" w:cs="Courier New"/>
              </w:rPr>
            </w:pPr>
            <w:r>
              <w:rPr>
                <w:rFonts w:ascii="Courier New" w:hAnsi="Courier New" w:cs="Courier New"/>
              </w:rPr>
              <w:t>56</w:t>
            </w:r>
          </w:p>
        </w:tc>
        <w:tc>
          <w:tcPr>
            <w:tcW w:w="3330" w:type="dxa"/>
          </w:tcPr>
          <w:p w14:paraId="198C426A"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A_32</w:t>
            </w:r>
          </w:p>
        </w:tc>
        <w:tc>
          <w:tcPr>
            <w:tcW w:w="4935" w:type="dxa"/>
          </w:tcPr>
          <w:p w14:paraId="34DC9BE6"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Rad to Temp </w:t>
            </w:r>
            <w:proofErr w:type="spellStart"/>
            <w:r>
              <w:rPr>
                <w:rFonts w:ascii="Courier New" w:hAnsi="Courier New" w:cs="Courier New"/>
              </w:rPr>
              <w:t>Coeff</w:t>
            </w:r>
            <w:proofErr w:type="spellEnd"/>
            <w:r>
              <w:rPr>
                <w:rFonts w:ascii="Courier New" w:hAnsi="Courier New" w:cs="Courier New"/>
              </w:rPr>
              <w:t xml:space="preserve"> for </w:t>
            </w:r>
            <w:proofErr w:type="spellStart"/>
            <w:r>
              <w:rPr>
                <w:rFonts w:ascii="Courier New" w:hAnsi="Courier New" w:cs="Courier New"/>
              </w:rPr>
              <w:t>Ch</w:t>
            </w:r>
            <w:proofErr w:type="spellEnd"/>
            <w:r>
              <w:rPr>
                <w:rFonts w:ascii="Courier New" w:hAnsi="Courier New" w:cs="Courier New"/>
              </w:rPr>
              <w:t xml:space="preserve"> 32</w:t>
            </w:r>
          </w:p>
        </w:tc>
      </w:tr>
      <w:tr w:rsidR="002161E9" w:rsidRPr="002C4B12" w14:paraId="1815DF6E" w14:textId="77777777" w:rsidTr="003B4063">
        <w:tc>
          <w:tcPr>
            <w:tcW w:w="1188" w:type="dxa"/>
          </w:tcPr>
          <w:p w14:paraId="040E6A5A" w14:textId="77777777" w:rsidR="002161E9" w:rsidRPr="002C4B12" w:rsidRDefault="002161E9" w:rsidP="00BB3B0D">
            <w:pPr>
              <w:pStyle w:val="PlainText"/>
              <w:rPr>
                <w:rFonts w:ascii="Courier New" w:hAnsi="Courier New" w:cs="Courier New"/>
              </w:rPr>
            </w:pPr>
            <w:r>
              <w:rPr>
                <w:rFonts w:ascii="Courier New" w:hAnsi="Courier New" w:cs="Courier New"/>
              </w:rPr>
              <w:t>57</w:t>
            </w:r>
          </w:p>
        </w:tc>
        <w:tc>
          <w:tcPr>
            <w:tcW w:w="3330" w:type="dxa"/>
          </w:tcPr>
          <w:p w14:paraId="3812BBC3"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B_32</w:t>
            </w:r>
          </w:p>
        </w:tc>
        <w:tc>
          <w:tcPr>
            <w:tcW w:w="4935" w:type="dxa"/>
          </w:tcPr>
          <w:p w14:paraId="41BA031A"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Rad to Temp </w:t>
            </w:r>
            <w:proofErr w:type="spellStart"/>
            <w:r>
              <w:rPr>
                <w:rFonts w:ascii="Courier New" w:hAnsi="Courier New" w:cs="Courier New"/>
              </w:rPr>
              <w:t>Coeff</w:t>
            </w:r>
            <w:proofErr w:type="spellEnd"/>
            <w:r>
              <w:rPr>
                <w:rFonts w:ascii="Courier New" w:hAnsi="Courier New" w:cs="Courier New"/>
              </w:rPr>
              <w:t xml:space="preserve"> for </w:t>
            </w:r>
            <w:proofErr w:type="spellStart"/>
            <w:r>
              <w:rPr>
                <w:rFonts w:ascii="Courier New" w:hAnsi="Courier New" w:cs="Courier New"/>
              </w:rPr>
              <w:t>Ch</w:t>
            </w:r>
            <w:proofErr w:type="spellEnd"/>
            <w:r>
              <w:rPr>
                <w:rFonts w:ascii="Courier New" w:hAnsi="Courier New" w:cs="Courier New"/>
              </w:rPr>
              <w:t xml:space="preserve"> 32</w:t>
            </w:r>
          </w:p>
        </w:tc>
      </w:tr>
      <w:tr w:rsidR="002161E9" w:rsidRPr="002C4B12" w14:paraId="01A64251" w14:textId="77777777" w:rsidTr="003B4063">
        <w:tc>
          <w:tcPr>
            <w:tcW w:w="1188" w:type="dxa"/>
          </w:tcPr>
          <w:p w14:paraId="1A29306B" w14:textId="77777777" w:rsidR="002161E9" w:rsidRPr="002C4B12" w:rsidRDefault="002161E9" w:rsidP="00BB3B0D">
            <w:pPr>
              <w:pStyle w:val="PlainText"/>
              <w:rPr>
                <w:rFonts w:ascii="Courier New" w:hAnsi="Courier New" w:cs="Courier New"/>
              </w:rPr>
            </w:pPr>
            <w:r>
              <w:rPr>
                <w:rFonts w:ascii="Courier New" w:hAnsi="Courier New" w:cs="Courier New"/>
              </w:rPr>
              <w:t>58</w:t>
            </w:r>
          </w:p>
        </w:tc>
        <w:tc>
          <w:tcPr>
            <w:tcW w:w="3330" w:type="dxa"/>
          </w:tcPr>
          <w:p w14:paraId="393327DA"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NU_32</w:t>
            </w:r>
          </w:p>
        </w:tc>
        <w:tc>
          <w:tcPr>
            <w:tcW w:w="4935" w:type="dxa"/>
          </w:tcPr>
          <w:p w14:paraId="7A8CABC3" w14:textId="77777777" w:rsidR="002161E9" w:rsidRPr="002C4B12" w:rsidRDefault="00BB3B0D" w:rsidP="00BB3B0D">
            <w:pPr>
              <w:pStyle w:val="PlainText"/>
              <w:rPr>
                <w:rFonts w:ascii="Courier New" w:hAnsi="Courier New" w:cs="Courier New"/>
              </w:rPr>
            </w:pPr>
            <w:r>
              <w:rPr>
                <w:rFonts w:ascii="Courier New" w:hAnsi="Courier New" w:cs="Courier New"/>
              </w:rPr>
              <w:t xml:space="preserve">Equivalent width of </w:t>
            </w:r>
            <w:proofErr w:type="spellStart"/>
            <w:r>
              <w:rPr>
                <w:rFonts w:ascii="Courier New" w:hAnsi="Courier New" w:cs="Courier New"/>
              </w:rPr>
              <w:t>Ch</w:t>
            </w:r>
            <w:proofErr w:type="spellEnd"/>
            <w:r>
              <w:rPr>
                <w:rFonts w:ascii="Courier New" w:hAnsi="Courier New" w:cs="Courier New"/>
              </w:rPr>
              <w:t xml:space="preserve"> 32</w:t>
            </w:r>
          </w:p>
        </w:tc>
      </w:tr>
      <w:tr w:rsidR="002161E9" w:rsidRPr="002C4B12" w14:paraId="783EC015" w14:textId="77777777" w:rsidTr="003B4063">
        <w:tc>
          <w:tcPr>
            <w:tcW w:w="1188" w:type="dxa"/>
          </w:tcPr>
          <w:p w14:paraId="624AD53F" w14:textId="77777777" w:rsidR="002161E9" w:rsidRPr="002C4B12" w:rsidRDefault="002161E9" w:rsidP="00BB3B0D">
            <w:pPr>
              <w:pStyle w:val="PlainText"/>
              <w:rPr>
                <w:rFonts w:ascii="Courier New" w:hAnsi="Courier New" w:cs="Courier New"/>
              </w:rPr>
            </w:pPr>
            <w:r>
              <w:rPr>
                <w:rFonts w:ascii="Courier New" w:hAnsi="Courier New" w:cs="Courier New"/>
              </w:rPr>
              <w:t>59</w:t>
            </w:r>
          </w:p>
        </w:tc>
        <w:tc>
          <w:tcPr>
            <w:tcW w:w="3330" w:type="dxa"/>
          </w:tcPr>
          <w:p w14:paraId="6BE3B816"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SOLAR_20_NU</w:t>
            </w:r>
          </w:p>
        </w:tc>
        <w:tc>
          <w:tcPr>
            <w:tcW w:w="4935" w:type="dxa"/>
          </w:tcPr>
          <w:p w14:paraId="1A1A265F" w14:textId="77777777" w:rsidR="002161E9" w:rsidRPr="002C4B12" w:rsidRDefault="00BB3B0D" w:rsidP="00BB3B0D">
            <w:pPr>
              <w:pStyle w:val="PlainText"/>
              <w:rPr>
                <w:rFonts w:ascii="Courier New" w:hAnsi="Courier New" w:cs="Courier New"/>
              </w:rPr>
            </w:pPr>
            <w:r>
              <w:rPr>
                <w:rFonts w:ascii="Courier New" w:hAnsi="Courier New" w:cs="Courier New"/>
              </w:rPr>
              <w:t>Mean solar energy in Ch20</w:t>
            </w:r>
          </w:p>
        </w:tc>
      </w:tr>
      <w:tr w:rsidR="002161E9" w:rsidRPr="002C4B12" w14:paraId="1642975D" w14:textId="77777777" w:rsidTr="003B4063">
        <w:tc>
          <w:tcPr>
            <w:tcW w:w="1188" w:type="dxa"/>
          </w:tcPr>
          <w:p w14:paraId="1A5BE0F7" w14:textId="77777777" w:rsidR="002161E9" w:rsidRPr="002C4B12" w:rsidRDefault="002161E9" w:rsidP="00BB3B0D">
            <w:pPr>
              <w:pStyle w:val="PlainText"/>
              <w:rPr>
                <w:rFonts w:ascii="Courier New" w:hAnsi="Courier New" w:cs="Courier New"/>
              </w:rPr>
            </w:pPr>
            <w:r>
              <w:rPr>
                <w:rFonts w:ascii="Courier New" w:hAnsi="Courier New" w:cs="Courier New"/>
              </w:rPr>
              <w:t>60</w:t>
            </w:r>
          </w:p>
        </w:tc>
        <w:tc>
          <w:tcPr>
            <w:tcW w:w="3330" w:type="dxa"/>
          </w:tcPr>
          <w:p w14:paraId="51D2169B"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TIME_ERROR_SECONDS</w:t>
            </w:r>
          </w:p>
        </w:tc>
        <w:tc>
          <w:tcPr>
            <w:tcW w:w="4935" w:type="dxa"/>
          </w:tcPr>
          <w:p w14:paraId="03BA1EF7" w14:textId="77777777" w:rsidR="002161E9" w:rsidRPr="002C4B12" w:rsidRDefault="00AD442F" w:rsidP="00BB3B0D">
            <w:pPr>
              <w:pStyle w:val="PlainText"/>
              <w:rPr>
                <w:rFonts w:ascii="Courier New" w:hAnsi="Courier New" w:cs="Courier New"/>
              </w:rPr>
            </w:pPr>
            <w:r>
              <w:rPr>
                <w:rFonts w:ascii="Courier New" w:hAnsi="Courier New" w:cs="Courier New"/>
              </w:rPr>
              <w:t>Clock error assumed (AVHRR only)</w:t>
            </w:r>
          </w:p>
        </w:tc>
      </w:tr>
      <w:tr w:rsidR="002161E9" w:rsidRPr="002C4B12" w14:paraId="4E155B2F" w14:textId="77777777" w:rsidTr="003B4063">
        <w:tc>
          <w:tcPr>
            <w:tcW w:w="1188" w:type="dxa"/>
          </w:tcPr>
          <w:p w14:paraId="13B59604" w14:textId="77777777" w:rsidR="002161E9" w:rsidRPr="002C4B12" w:rsidRDefault="002161E9" w:rsidP="00BB3B0D">
            <w:pPr>
              <w:pStyle w:val="PlainText"/>
              <w:rPr>
                <w:rFonts w:ascii="Courier New" w:hAnsi="Courier New" w:cs="Courier New"/>
              </w:rPr>
            </w:pPr>
            <w:r>
              <w:rPr>
                <w:rFonts w:ascii="Courier New" w:hAnsi="Courier New" w:cs="Courier New"/>
              </w:rPr>
              <w:t>61</w:t>
            </w:r>
          </w:p>
        </w:tc>
        <w:tc>
          <w:tcPr>
            <w:tcW w:w="3330" w:type="dxa"/>
          </w:tcPr>
          <w:p w14:paraId="3848D904"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NUMBER_OF_ELEMENTS</w:t>
            </w:r>
          </w:p>
        </w:tc>
        <w:tc>
          <w:tcPr>
            <w:tcW w:w="4935" w:type="dxa"/>
          </w:tcPr>
          <w:p w14:paraId="5DBA45D1" w14:textId="77777777" w:rsidR="002161E9" w:rsidRPr="002C4B12" w:rsidRDefault="00AD442F" w:rsidP="00BB3B0D">
            <w:pPr>
              <w:pStyle w:val="PlainText"/>
              <w:rPr>
                <w:rFonts w:ascii="Courier New" w:hAnsi="Courier New" w:cs="Courier New"/>
              </w:rPr>
            </w:pPr>
            <w:r>
              <w:rPr>
                <w:rFonts w:ascii="Courier New" w:hAnsi="Courier New" w:cs="Courier New"/>
              </w:rPr>
              <w:t>Number of elements on a scan</w:t>
            </w:r>
          </w:p>
        </w:tc>
      </w:tr>
      <w:tr w:rsidR="002161E9" w:rsidRPr="002C4B12" w14:paraId="48B35687" w14:textId="77777777" w:rsidTr="003B4063">
        <w:tc>
          <w:tcPr>
            <w:tcW w:w="1188" w:type="dxa"/>
          </w:tcPr>
          <w:p w14:paraId="2458085F" w14:textId="77777777" w:rsidR="002161E9" w:rsidRPr="002C4B12" w:rsidRDefault="002161E9" w:rsidP="00BB3B0D">
            <w:pPr>
              <w:pStyle w:val="PlainText"/>
              <w:rPr>
                <w:rFonts w:ascii="Courier New" w:hAnsi="Courier New" w:cs="Courier New"/>
              </w:rPr>
            </w:pPr>
            <w:r>
              <w:rPr>
                <w:rFonts w:ascii="Courier New" w:hAnsi="Courier New" w:cs="Courier New"/>
              </w:rPr>
              <w:lastRenderedPageBreak/>
              <w:t>62</w:t>
            </w:r>
          </w:p>
        </w:tc>
        <w:tc>
          <w:tcPr>
            <w:tcW w:w="3330" w:type="dxa"/>
          </w:tcPr>
          <w:p w14:paraId="6045E65F"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NUMBER_OF_SCANS_LEVEL1B</w:t>
            </w:r>
          </w:p>
        </w:tc>
        <w:tc>
          <w:tcPr>
            <w:tcW w:w="4935" w:type="dxa"/>
          </w:tcPr>
          <w:p w14:paraId="74A3BDC0" w14:textId="77777777" w:rsidR="002161E9" w:rsidRPr="002C4B12" w:rsidRDefault="00AD442F" w:rsidP="00BB3B0D">
            <w:pPr>
              <w:pStyle w:val="PlainText"/>
              <w:rPr>
                <w:rFonts w:ascii="Courier New" w:hAnsi="Courier New" w:cs="Courier New"/>
              </w:rPr>
            </w:pPr>
            <w:r>
              <w:rPr>
                <w:rFonts w:ascii="Courier New" w:hAnsi="Courier New" w:cs="Courier New"/>
              </w:rPr>
              <w:t xml:space="preserve">Number of scans in level-1b </w:t>
            </w:r>
          </w:p>
        </w:tc>
      </w:tr>
      <w:tr w:rsidR="002161E9" w:rsidRPr="002C4B12" w14:paraId="77701DCF" w14:textId="77777777" w:rsidTr="003B4063">
        <w:tc>
          <w:tcPr>
            <w:tcW w:w="1188" w:type="dxa"/>
          </w:tcPr>
          <w:p w14:paraId="230B428D" w14:textId="77777777" w:rsidR="002161E9" w:rsidRPr="002C4B12" w:rsidRDefault="002161E9" w:rsidP="00BB3B0D">
            <w:pPr>
              <w:pStyle w:val="PlainText"/>
              <w:rPr>
                <w:rFonts w:ascii="Courier New" w:hAnsi="Courier New" w:cs="Courier New"/>
              </w:rPr>
            </w:pPr>
            <w:r>
              <w:rPr>
                <w:rFonts w:ascii="Courier New" w:hAnsi="Courier New" w:cs="Courier New"/>
              </w:rPr>
              <w:t>63</w:t>
            </w:r>
          </w:p>
        </w:tc>
        <w:tc>
          <w:tcPr>
            <w:tcW w:w="3330" w:type="dxa"/>
          </w:tcPr>
          <w:p w14:paraId="0204D5F8"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NUMBER_OF_SCANS_LEVEL2</w:t>
            </w:r>
          </w:p>
        </w:tc>
        <w:tc>
          <w:tcPr>
            <w:tcW w:w="4935" w:type="dxa"/>
          </w:tcPr>
          <w:p w14:paraId="0E914E28" w14:textId="77777777" w:rsidR="002161E9" w:rsidRPr="002C4B12" w:rsidRDefault="00AD442F" w:rsidP="00BB3B0D">
            <w:pPr>
              <w:pStyle w:val="PlainText"/>
              <w:rPr>
                <w:rFonts w:ascii="Courier New" w:hAnsi="Courier New" w:cs="Courier New"/>
              </w:rPr>
            </w:pPr>
            <w:r>
              <w:rPr>
                <w:rFonts w:ascii="Courier New" w:hAnsi="Courier New" w:cs="Courier New"/>
              </w:rPr>
              <w:t>Number of scans written to Level-2</w:t>
            </w:r>
          </w:p>
        </w:tc>
      </w:tr>
      <w:tr w:rsidR="002161E9" w:rsidRPr="002C4B12" w14:paraId="649CA4F5" w14:textId="77777777" w:rsidTr="003B4063">
        <w:tc>
          <w:tcPr>
            <w:tcW w:w="1188" w:type="dxa"/>
          </w:tcPr>
          <w:p w14:paraId="233497C5" w14:textId="77777777" w:rsidR="002161E9" w:rsidRPr="002C4B12" w:rsidRDefault="002161E9" w:rsidP="00BB3B0D">
            <w:pPr>
              <w:pStyle w:val="PlainText"/>
              <w:rPr>
                <w:rFonts w:ascii="Courier New" w:hAnsi="Courier New" w:cs="Courier New"/>
              </w:rPr>
            </w:pPr>
            <w:r>
              <w:rPr>
                <w:rFonts w:ascii="Courier New" w:hAnsi="Courier New" w:cs="Courier New"/>
              </w:rPr>
              <w:t>64</w:t>
            </w:r>
          </w:p>
        </w:tc>
        <w:tc>
          <w:tcPr>
            <w:tcW w:w="3330" w:type="dxa"/>
          </w:tcPr>
          <w:p w14:paraId="33AF26ED"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PROCESSING_TIME_MINUTES</w:t>
            </w:r>
          </w:p>
        </w:tc>
        <w:tc>
          <w:tcPr>
            <w:tcW w:w="4935" w:type="dxa"/>
          </w:tcPr>
          <w:p w14:paraId="61751B13" w14:textId="77777777" w:rsidR="002161E9" w:rsidRPr="002C4B12" w:rsidRDefault="00AD442F" w:rsidP="00BB3B0D">
            <w:pPr>
              <w:pStyle w:val="PlainText"/>
              <w:rPr>
                <w:rFonts w:ascii="Courier New" w:hAnsi="Courier New" w:cs="Courier New"/>
              </w:rPr>
            </w:pPr>
            <w:r>
              <w:rPr>
                <w:rFonts w:ascii="Courier New" w:hAnsi="Courier New" w:cs="Courier New"/>
              </w:rPr>
              <w:t>Total processing time in minutes</w:t>
            </w:r>
          </w:p>
        </w:tc>
      </w:tr>
      <w:tr w:rsidR="002161E9" w:rsidRPr="002C4B12" w14:paraId="4E59143E" w14:textId="77777777" w:rsidTr="003B4063">
        <w:tc>
          <w:tcPr>
            <w:tcW w:w="1188" w:type="dxa"/>
          </w:tcPr>
          <w:p w14:paraId="68712AE9" w14:textId="77777777" w:rsidR="002161E9" w:rsidRPr="002C4B12" w:rsidRDefault="002161E9" w:rsidP="00BB3B0D">
            <w:pPr>
              <w:pStyle w:val="PlainText"/>
              <w:rPr>
                <w:rFonts w:ascii="Courier New" w:hAnsi="Courier New" w:cs="Courier New"/>
              </w:rPr>
            </w:pPr>
            <w:r>
              <w:rPr>
                <w:rFonts w:ascii="Courier New" w:hAnsi="Courier New" w:cs="Courier New"/>
              </w:rPr>
              <w:t>65</w:t>
            </w:r>
          </w:p>
        </w:tc>
        <w:tc>
          <w:tcPr>
            <w:tcW w:w="3330" w:type="dxa"/>
          </w:tcPr>
          <w:p w14:paraId="588819AA"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NONCONFIDENT_CLOUD_MASK_FRACTION</w:t>
            </w:r>
          </w:p>
        </w:tc>
        <w:tc>
          <w:tcPr>
            <w:tcW w:w="4935" w:type="dxa"/>
          </w:tcPr>
          <w:p w14:paraId="784D739C" w14:textId="77777777" w:rsidR="002161E9" w:rsidRPr="002C4B12" w:rsidRDefault="00AD442F" w:rsidP="00BB3B0D">
            <w:pPr>
              <w:pStyle w:val="PlainText"/>
              <w:rPr>
                <w:rFonts w:ascii="Courier New" w:hAnsi="Courier New" w:cs="Courier New"/>
              </w:rPr>
            </w:pPr>
            <w:r>
              <w:rPr>
                <w:rFonts w:ascii="Courier New" w:hAnsi="Courier New" w:cs="Courier New"/>
              </w:rPr>
              <w:t>Fraction of pixels with probably-clear or probably-cloudy cloud mask</w:t>
            </w:r>
          </w:p>
        </w:tc>
      </w:tr>
      <w:tr w:rsidR="002161E9" w:rsidRPr="002C4B12" w14:paraId="1CD8E22D" w14:textId="77777777" w:rsidTr="003B4063">
        <w:tc>
          <w:tcPr>
            <w:tcW w:w="1188" w:type="dxa"/>
          </w:tcPr>
          <w:p w14:paraId="4A6A7001" w14:textId="77777777" w:rsidR="002161E9" w:rsidRPr="002C4B12" w:rsidRDefault="002161E9" w:rsidP="00BB3B0D">
            <w:pPr>
              <w:pStyle w:val="PlainText"/>
              <w:rPr>
                <w:rFonts w:ascii="Courier New" w:hAnsi="Courier New" w:cs="Courier New"/>
              </w:rPr>
            </w:pPr>
            <w:r>
              <w:rPr>
                <w:rFonts w:ascii="Courier New" w:hAnsi="Courier New" w:cs="Courier New"/>
              </w:rPr>
              <w:t>66</w:t>
            </w:r>
          </w:p>
        </w:tc>
        <w:tc>
          <w:tcPr>
            <w:tcW w:w="3330" w:type="dxa"/>
          </w:tcPr>
          <w:p w14:paraId="7057BC43"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ACHA_SUCCESS_FRACTION</w:t>
            </w:r>
          </w:p>
        </w:tc>
        <w:tc>
          <w:tcPr>
            <w:tcW w:w="4935" w:type="dxa"/>
          </w:tcPr>
          <w:p w14:paraId="70DE57BD" w14:textId="77777777" w:rsidR="002161E9" w:rsidRPr="002C4B12" w:rsidRDefault="00AD442F" w:rsidP="00BB3B0D">
            <w:pPr>
              <w:pStyle w:val="PlainText"/>
              <w:rPr>
                <w:rFonts w:ascii="Courier New" w:hAnsi="Courier New" w:cs="Courier New"/>
              </w:rPr>
            </w:pPr>
            <w:r>
              <w:rPr>
                <w:rFonts w:ascii="Courier New" w:hAnsi="Courier New" w:cs="Courier New"/>
              </w:rPr>
              <w:t>Fraction of relevant pixels with successful ACHA retrieval</w:t>
            </w:r>
          </w:p>
        </w:tc>
      </w:tr>
      <w:tr w:rsidR="002161E9" w:rsidRPr="002C4B12" w14:paraId="508B7DC3" w14:textId="77777777" w:rsidTr="003B4063">
        <w:tc>
          <w:tcPr>
            <w:tcW w:w="1188" w:type="dxa"/>
          </w:tcPr>
          <w:p w14:paraId="47699D35" w14:textId="77777777" w:rsidR="002161E9" w:rsidRPr="002C4B12" w:rsidRDefault="002161E9" w:rsidP="00BB3B0D">
            <w:pPr>
              <w:pStyle w:val="PlainText"/>
              <w:rPr>
                <w:rFonts w:ascii="Courier New" w:hAnsi="Courier New" w:cs="Courier New"/>
              </w:rPr>
            </w:pPr>
            <w:r>
              <w:rPr>
                <w:rFonts w:ascii="Courier New" w:hAnsi="Courier New" w:cs="Courier New"/>
              </w:rPr>
              <w:t>67</w:t>
            </w:r>
          </w:p>
        </w:tc>
        <w:tc>
          <w:tcPr>
            <w:tcW w:w="3330" w:type="dxa"/>
          </w:tcPr>
          <w:p w14:paraId="39C0D152" w14:textId="77777777" w:rsidR="002161E9" w:rsidRPr="002C4B12" w:rsidRDefault="002161E9" w:rsidP="00BB3B0D">
            <w:pPr>
              <w:pStyle w:val="PlainText"/>
              <w:rPr>
                <w:rFonts w:ascii="Courier New" w:hAnsi="Courier New" w:cs="Courier New"/>
              </w:rPr>
            </w:pPr>
            <w:r w:rsidRPr="002C4B12">
              <w:rPr>
                <w:rFonts w:ascii="Courier New" w:hAnsi="Courier New" w:cs="Courier New"/>
              </w:rPr>
              <w:t>DCOMP_SUCCESS_FRACTION</w:t>
            </w:r>
          </w:p>
        </w:tc>
        <w:tc>
          <w:tcPr>
            <w:tcW w:w="4935" w:type="dxa"/>
          </w:tcPr>
          <w:p w14:paraId="352B132D" w14:textId="77777777" w:rsidR="002161E9" w:rsidRPr="002C4B12" w:rsidRDefault="00AD442F" w:rsidP="00AD442F">
            <w:pPr>
              <w:pStyle w:val="PlainText"/>
              <w:rPr>
                <w:rFonts w:ascii="Courier New" w:hAnsi="Courier New" w:cs="Courier New"/>
              </w:rPr>
            </w:pPr>
            <w:r>
              <w:rPr>
                <w:rFonts w:ascii="Courier New" w:hAnsi="Courier New" w:cs="Courier New"/>
              </w:rPr>
              <w:t>Fraction of relevant pixels with successful DCOMP retrieval</w:t>
            </w:r>
          </w:p>
        </w:tc>
      </w:tr>
    </w:tbl>
    <w:p w14:paraId="12648892" w14:textId="77777777" w:rsidR="009120E2" w:rsidRDefault="009120E2" w:rsidP="009120E2"/>
    <w:p w14:paraId="35D7FDA4" w14:textId="77777777" w:rsidR="009120E2" w:rsidRDefault="009120E2" w:rsidP="009120E2"/>
    <w:p w14:paraId="3A2A43B0" w14:textId="77777777" w:rsidR="009120E2" w:rsidRDefault="009120E2" w:rsidP="009120E2"/>
    <w:p w14:paraId="027378E1" w14:textId="77777777" w:rsidR="009120E2" w:rsidRDefault="005543D6" w:rsidP="004B57FB">
      <w:pPr>
        <w:pStyle w:val="Heading2"/>
      </w:pPr>
      <w:bookmarkStart w:id="436" w:name="_Toc257364720"/>
      <w:r>
        <w:t xml:space="preserve">Reading </w:t>
      </w:r>
      <w:r w:rsidR="00BD1918">
        <w:t>SDS</w:t>
      </w:r>
      <w:r>
        <w:t xml:space="preserve"> Data from Level-2 Files</w:t>
      </w:r>
      <w:bookmarkEnd w:id="436"/>
    </w:p>
    <w:p w14:paraId="22F0FD39" w14:textId="77777777" w:rsidR="00BD1918" w:rsidRPr="00BD1918" w:rsidRDefault="00BD1918" w:rsidP="00BD1918"/>
    <w:p w14:paraId="122F3101" w14:textId="77777777" w:rsidR="009120E2" w:rsidRDefault="009120E2" w:rsidP="00AB6AC3">
      <w:r>
        <w:t xml:space="preserve">IDL and </w:t>
      </w:r>
      <w:proofErr w:type="spellStart"/>
      <w:proofErr w:type="gramStart"/>
      <w:r>
        <w:t>fortran</w:t>
      </w:r>
      <w:proofErr w:type="spellEnd"/>
      <w:proofErr w:type="gramEnd"/>
      <w:r>
        <w:t xml:space="preserve"> routines exist to read the contents of any parameter in </w:t>
      </w:r>
      <w:r w:rsidR="00BD1918">
        <w:t>a Level-2 file and are available on request and from the CLAVR-x web site (</w:t>
      </w:r>
      <w:hyperlink r:id="rId15" w:history="1">
        <w:r w:rsidR="00BD1918" w:rsidRPr="00117441">
          <w:rPr>
            <w:rStyle w:val="Hyperlink"/>
          </w:rPr>
          <w:t>http://cimss.ssec.wisc.edu/clavr</w:t>
        </w:r>
      </w:hyperlink>
      <w:r w:rsidR="00BD1918">
        <w:t xml:space="preserve">).  The goal was the make CLAVR-x data easy to read and to comply where possible (and to the best of our understanding) the CF standards.  </w:t>
      </w:r>
    </w:p>
    <w:p w14:paraId="3777ADCF" w14:textId="77777777" w:rsidR="009120E2" w:rsidRDefault="009120E2" w:rsidP="00AB6AC3"/>
    <w:p w14:paraId="0553ABC1" w14:textId="77777777" w:rsidR="00BD1918" w:rsidRDefault="00BD1918" w:rsidP="00AB6AC3"/>
    <w:p w14:paraId="75F0BE83" w14:textId="77777777" w:rsidR="00BD1918" w:rsidRPr="009404F1" w:rsidRDefault="00BD1918" w:rsidP="004B57FB">
      <w:pPr>
        <w:pStyle w:val="Heading3"/>
      </w:pPr>
      <w:bookmarkStart w:id="437" w:name="_Toc257364721"/>
      <w:r w:rsidRPr="009404F1">
        <w:t xml:space="preserve">Reading </w:t>
      </w:r>
      <w:proofErr w:type="spellStart"/>
      <w:r w:rsidRPr="009404F1">
        <w:t>Unscaled</w:t>
      </w:r>
      <w:proofErr w:type="spellEnd"/>
      <w:r w:rsidRPr="009404F1">
        <w:t xml:space="preserve"> Data</w:t>
      </w:r>
      <w:bookmarkEnd w:id="437"/>
    </w:p>
    <w:p w14:paraId="2FC998A8" w14:textId="77777777" w:rsidR="00BD1918" w:rsidRDefault="00BD1918" w:rsidP="00AB6AC3"/>
    <w:p w14:paraId="63F2429D" w14:textId="77777777" w:rsidR="00BD1918" w:rsidRDefault="00BD1918" w:rsidP="00AB6AC3">
      <w:r>
        <w:t xml:space="preserve">The Level-2 SDS data </w:t>
      </w:r>
      <w:r w:rsidR="005F2D2E">
        <w:t>are</w:t>
      </w:r>
      <w:r>
        <w:t xml:space="preserve"> either un-scaled or scaled into one or two-byte integers.  The scaling status is determined by reading the “SCALED” attribute for each SDS.  A scaled value of 0 mean</w:t>
      </w:r>
      <w:r w:rsidR="009404F1">
        <w:t xml:space="preserve">s the data </w:t>
      </w:r>
      <w:r w:rsidR="005F2D2E">
        <w:t>are</w:t>
      </w:r>
      <w:r w:rsidR="009404F1">
        <w:t xml:space="preserve"> not </w:t>
      </w:r>
      <w:r>
        <w:t xml:space="preserve">scaled and 1 means that the data </w:t>
      </w:r>
      <w:r w:rsidR="005F2D2E">
        <w:t>are</w:t>
      </w:r>
      <w:r>
        <w:t xml:space="preserve"> scaled.    The following text provides the variable information from the </w:t>
      </w:r>
      <w:r w:rsidR="009404F1">
        <w:t>“</w:t>
      </w:r>
      <w:proofErr w:type="spellStart"/>
      <w:r>
        <w:t>hdp</w:t>
      </w:r>
      <w:proofErr w:type="spellEnd"/>
      <w:r>
        <w:t xml:space="preserve"> –h </w:t>
      </w:r>
      <w:proofErr w:type="spellStart"/>
      <w:r>
        <w:t>dumpsds</w:t>
      </w:r>
      <w:proofErr w:type="spellEnd"/>
      <w:r>
        <w:t xml:space="preserve"> </w:t>
      </w:r>
      <w:r w:rsidR="009404F1">
        <w:t>“</w:t>
      </w:r>
      <w:r>
        <w:t>command for a</w:t>
      </w:r>
      <w:r w:rsidR="009404F1">
        <w:t>n</w:t>
      </w:r>
      <w:r>
        <w:t xml:space="preserve"> un</w:t>
      </w:r>
      <w:r w:rsidR="009404F1">
        <w:t>-</w:t>
      </w:r>
      <w:r>
        <w:t>scaled Level-2 variable (</w:t>
      </w:r>
      <w:proofErr w:type="spellStart"/>
      <w:r w:rsidR="009404F1">
        <w:t>bad_pixel_mask</w:t>
      </w:r>
      <w:proofErr w:type="spellEnd"/>
      <w:r>
        <w:t xml:space="preserve">).  </w:t>
      </w:r>
      <w:r w:rsidR="009404F1">
        <w:t xml:space="preserve"> For un-scaled data, there are 7 attributes in addition to the ranks and dimensions of the data.  The RANGE_MISSING value gives the value for the pixels whose value is missing and this value varies with the data type.  The _</w:t>
      </w:r>
      <w:proofErr w:type="spellStart"/>
      <w:r w:rsidR="009404F1">
        <w:t>FillValue</w:t>
      </w:r>
      <w:proofErr w:type="spellEnd"/>
      <w:r w:rsidR="009404F1">
        <w:t xml:space="preserve"> and the RANGE_MISSING are the same for un-scaled data.</w:t>
      </w:r>
    </w:p>
    <w:p w14:paraId="5FF27C37" w14:textId="77777777" w:rsidR="00BD1918" w:rsidRDefault="00BD1918" w:rsidP="00AB6AC3"/>
    <w:p w14:paraId="74943B7E" w14:textId="77777777" w:rsidR="009404F1" w:rsidRPr="009404F1" w:rsidRDefault="009404F1" w:rsidP="009404F1">
      <w:pPr>
        <w:rPr>
          <w:i/>
          <w:sz w:val="18"/>
        </w:rPr>
      </w:pPr>
      <w:r w:rsidRPr="009404F1">
        <w:rPr>
          <w:i/>
          <w:sz w:val="18"/>
        </w:rPr>
        <w:t xml:space="preserve">Variable Name = </w:t>
      </w:r>
      <w:proofErr w:type="spellStart"/>
      <w:r w:rsidRPr="009404F1">
        <w:rPr>
          <w:i/>
          <w:sz w:val="18"/>
        </w:rPr>
        <w:t>bad_pixel_mask</w:t>
      </w:r>
      <w:proofErr w:type="spellEnd"/>
    </w:p>
    <w:p w14:paraId="75BB5817" w14:textId="77777777" w:rsidR="009404F1" w:rsidRPr="009404F1" w:rsidRDefault="009404F1" w:rsidP="009404F1">
      <w:pPr>
        <w:rPr>
          <w:i/>
          <w:sz w:val="18"/>
        </w:rPr>
      </w:pPr>
      <w:r w:rsidRPr="009404F1">
        <w:rPr>
          <w:i/>
          <w:sz w:val="18"/>
        </w:rPr>
        <w:t xml:space="preserve">         Index = 4</w:t>
      </w:r>
    </w:p>
    <w:p w14:paraId="2F2F6C5B" w14:textId="77777777" w:rsidR="009404F1" w:rsidRPr="009404F1" w:rsidRDefault="009404F1" w:rsidP="009404F1">
      <w:pPr>
        <w:rPr>
          <w:i/>
          <w:sz w:val="18"/>
        </w:rPr>
      </w:pPr>
      <w:r w:rsidRPr="009404F1">
        <w:rPr>
          <w:i/>
          <w:sz w:val="18"/>
        </w:rPr>
        <w:t xml:space="preserve">         Type= 8-bit signed integer</w:t>
      </w:r>
    </w:p>
    <w:p w14:paraId="495CBE98" w14:textId="77777777" w:rsidR="009404F1" w:rsidRPr="009404F1" w:rsidRDefault="009404F1" w:rsidP="009404F1">
      <w:pPr>
        <w:rPr>
          <w:i/>
          <w:sz w:val="18"/>
        </w:rPr>
      </w:pPr>
      <w:r w:rsidRPr="009404F1">
        <w:rPr>
          <w:i/>
          <w:sz w:val="18"/>
        </w:rPr>
        <w:t xml:space="preserve">         Ref. = 6</w:t>
      </w:r>
    </w:p>
    <w:p w14:paraId="06089767" w14:textId="77777777" w:rsidR="009404F1" w:rsidRPr="009404F1" w:rsidRDefault="009404F1" w:rsidP="009404F1">
      <w:pPr>
        <w:rPr>
          <w:i/>
          <w:sz w:val="18"/>
        </w:rPr>
      </w:pPr>
      <w:r w:rsidRPr="009404F1">
        <w:rPr>
          <w:i/>
          <w:sz w:val="18"/>
        </w:rPr>
        <w:t xml:space="preserve">         Rank = 2</w:t>
      </w:r>
    </w:p>
    <w:p w14:paraId="12A4F727" w14:textId="77777777" w:rsidR="009404F1" w:rsidRPr="009404F1" w:rsidRDefault="009404F1" w:rsidP="009404F1">
      <w:pPr>
        <w:rPr>
          <w:i/>
          <w:sz w:val="18"/>
        </w:rPr>
      </w:pPr>
      <w:r w:rsidRPr="009404F1">
        <w:rPr>
          <w:i/>
          <w:sz w:val="18"/>
        </w:rPr>
        <w:t xml:space="preserve">         Number of attributes = 8</w:t>
      </w:r>
    </w:p>
    <w:p w14:paraId="5DAA5780" w14:textId="77777777" w:rsidR="009404F1" w:rsidRPr="009404F1" w:rsidRDefault="009404F1" w:rsidP="009404F1">
      <w:pPr>
        <w:rPr>
          <w:i/>
          <w:sz w:val="18"/>
        </w:rPr>
      </w:pPr>
      <w:r w:rsidRPr="009404F1">
        <w:rPr>
          <w:i/>
          <w:sz w:val="18"/>
        </w:rPr>
        <w:t xml:space="preserve">         Dim0: Name=</w:t>
      </w:r>
      <w:proofErr w:type="spellStart"/>
      <w:r w:rsidRPr="009404F1">
        <w:rPr>
          <w:i/>
          <w:sz w:val="18"/>
        </w:rPr>
        <w:t>scan_lines_along_track_direction</w:t>
      </w:r>
      <w:proofErr w:type="spellEnd"/>
    </w:p>
    <w:p w14:paraId="6AEBBC83" w14:textId="77777777" w:rsidR="009404F1" w:rsidRPr="009404F1" w:rsidRDefault="009404F1" w:rsidP="009404F1">
      <w:pPr>
        <w:rPr>
          <w:i/>
          <w:sz w:val="18"/>
        </w:rPr>
      </w:pPr>
      <w:r w:rsidRPr="009404F1">
        <w:rPr>
          <w:i/>
          <w:sz w:val="18"/>
        </w:rPr>
        <w:t xml:space="preserve">                 Size = 3906</w:t>
      </w:r>
    </w:p>
    <w:p w14:paraId="70ABE6D2" w14:textId="77777777" w:rsidR="009404F1" w:rsidRPr="009404F1" w:rsidRDefault="009404F1" w:rsidP="009404F1">
      <w:pPr>
        <w:rPr>
          <w:i/>
          <w:sz w:val="18"/>
        </w:rPr>
      </w:pPr>
      <w:r w:rsidRPr="009404F1">
        <w:rPr>
          <w:i/>
          <w:sz w:val="18"/>
        </w:rPr>
        <w:t xml:space="preserve">                 Scale Type = number-type not set</w:t>
      </w:r>
    </w:p>
    <w:p w14:paraId="0DC30299" w14:textId="77777777" w:rsidR="009404F1" w:rsidRPr="009404F1" w:rsidRDefault="009404F1" w:rsidP="009404F1">
      <w:pPr>
        <w:rPr>
          <w:i/>
          <w:sz w:val="18"/>
        </w:rPr>
      </w:pPr>
      <w:r w:rsidRPr="009404F1">
        <w:rPr>
          <w:i/>
          <w:sz w:val="18"/>
        </w:rPr>
        <w:t xml:space="preserve">                 Number of attributes = 0</w:t>
      </w:r>
    </w:p>
    <w:p w14:paraId="0D476840" w14:textId="77777777" w:rsidR="009404F1" w:rsidRPr="009404F1" w:rsidRDefault="009404F1" w:rsidP="009404F1">
      <w:pPr>
        <w:rPr>
          <w:i/>
          <w:sz w:val="18"/>
        </w:rPr>
      </w:pPr>
      <w:r w:rsidRPr="009404F1">
        <w:rPr>
          <w:i/>
          <w:sz w:val="18"/>
        </w:rPr>
        <w:t xml:space="preserve">         Dim1: Name=</w:t>
      </w:r>
      <w:proofErr w:type="spellStart"/>
      <w:r w:rsidRPr="009404F1">
        <w:rPr>
          <w:i/>
          <w:sz w:val="18"/>
        </w:rPr>
        <w:t>pixel_elements_along_scan_direction</w:t>
      </w:r>
      <w:proofErr w:type="spellEnd"/>
    </w:p>
    <w:p w14:paraId="0777095D" w14:textId="77777777" w:rsidR="009404F1" w:rsidRPr="009404F1" w:rsidRDefault="009404F1" w:rsidP="009404F1">
      <w:pPr>
        <w:rPr>
          <w:i/>
          <w:sz w:val="18"/>
        </w:rPr>
      </w:pPr>
      <w:r w:rsidRPr="009404F1">
        <w:rPr>
          <w:i/>
          <w:sz w:val="18"/>
        </w:rPr>
        <w:t xml:space="preserve">                 Size = 2048</w:t>
      </w:r>
    </w:p>
    <w:p w14:paraId="7CAEEB68" w14:textId="77777777" w:rsidR="009404F1" w:rsidRPr="009404F1" w:rsidRDefault="009404F1" w:rsidP="009404F1">
      <w:pPr>
        <w:rPr>
          <w:i/>
          <w:sz w:val="18"/>
        </w:rPr>
      </w:pPr>
      <w:r w:rsidRPr="009404F1">
        <w:rPr>
          <w:i/>
          <w:sz w:val="18"/>
        </w:rPr>
        <w:t xml:space="preserve">                 Scale Type = number-type not set</w:t>
      </w:r>
    </w:p>
    <w:p w14:paraId="5D89DE94" w14:textId="77777777" w:rsidR="009404F1" w:rsidRPr="009404F1" w:rsidRDefault="009404F1" w:rsidP="009404F1">
      <w:pPr>
        <w:rPr>
          <w:i/>
          <w:sz w:val="18"/>
        </w:rPr>
      </w:pPr>
      <w:r w:rsidRPr="009404F1">
        <w:rPr>
          <w:i/>
          <w:sz w:val="18"/>
        </w:rPr>
        <w:t xml:space="preserve">                 Number of attributes = 0</w:t>
      </w:r>
    </w:p>
    <w:p w14:paraId="0D2CBFE4" w14:textId="77777777" w:rsidR="009404F1" w:rsidRPr="009404F1" w:rsidRDefault="009404F1" w:rsidP="009404F1">
      <w:pPr>
        <w:rPr>
          <w:i/>
          <w:sz w:val="18"/>
        </w:rPr>
      </w:pPr>
      <w:r w:rsidRPr="009404F1">
        <w:rPr>
          <w:i/>
          <w:sz w:val="18"/>
        </w:rPr>
        <w:t xml:space="preserve">         Attr0: Name = SCALED</w:t>
      </w:r>
    </w:p>
    <w:p w14:paraId="08CA456E" w14:textId="77777777" w:rsidR="009404F1" w:rsidRPr="009404F1" w:rsidRDefault="009404F1" w:rsidP="009404F1">
      <w:pPr>
        <w:rPr>
          <w:i/>
          <w:sz w:val="18"/>
        </w:rPr>
      </w:pPr>
      <w:r w:rsidRPr="009404F1">
        <w:rPr>
          <w:i/>
          <w:sz w:val="18"/>
        </w:rPr>
        <w:t xml:space="preserve">                 Type = 8-bit signed integer</w:t>
      </w:r>
    </w:p>
    <w:p w14:paraId="52D637E5" w14:textId="77777777" w:rsidR="009404F1" w:rsidRPr="009404F1" w:rsidRDefault="009404F1" w:rsidP="009404F1">
      <w:pPr>
        <w:rPr>
          <w:i/>
          <w:sz w:val="18"/>
        </w:rPr>
      </w:pPr>
      <w:r w:rsidRPr="009404F1">
        <w:rPr>
          <w:i/>
          <w:sz w:val="18"/>
        </w:rPr>
        <w:lastRenderedPageBreak/>
        <w:t xml:space="preserve">                 Count= 1</w:t>
      </w:r>
    </w:p>
    <w:p w14:paraId="7F2B2919" w14:textId="77777777" w:rsidR="009404F1" w:rsidRPr="009404F1" w:rsidRDefault="009404F1" w:rsidP="009404F1">
      <w:pPr>
        <w:rPr>
          <w:i/>
          <w:sz w:val="18"/>
        </w:rPr>
      </w:pPr>
      <w:r w:rsidRPr="009404F1">
        <w:rPr>
          <w:i/>
          <w:sz w:val="18"/>
        </w:rPr>
        <w:t xml:space="preserve">                 Value = 0</w:t>
      </w:r>
    </w:p>
    <w:p w14:paraId="35D4AD47" w14:textId="77777777" w:rsidR="009404F1" w:rsidRPr="009404F1" w:rsidRDefault="009404F1" w:rsidP="009404F1">
      <w:pPr>
        <w:rPr>
          <w:i/>
          <w:sz w:val="18"/>
        </w:rPr>
      </w:pPr>
      <w:r w:rsidRPr="009404F1">
        <w:rPr>
          <w:i/>
          <w:sz w:val="18"/>
        </w:rPr>
        <w:t xml:space="preserve">         Attr1: Name = units</w:t>
      </w:r>
    </w:p>
    <w:p w14:paraId="3B0846BF" w14:textId="77777777" w:rsidR="009404F1" w:rsidRPr="009404F1" w:rsidRDefault="009404F1" w:rsidP="009404F1">
      <w:pPr>
        <w:rPr>
          <w:i/>
          <w:sz w:val="18"/>
        </w:rPr>
      </w:pPr>
      <w:r w:rsidRPr="009404F1">
        <w:rPr>
          <w:i/>
          <w:sz w:val="18"/>
        </w:rPr>
        <w:t xml:space="preserve">                 Type = 8-bit signed char</w:t>
      </w:r>
    </w:p>
    <w:p w14:paraId="478EF1F1" w14:textId="77777777" w:rsidR="009404F1" w:rsidRPr="009404F1" w:rsidRDefault="009404F1" w:rsidP="009404F1">
      <w:pPr>
        <w:rPr>
          <w:i/>
          <w:sz w:val="18"/>
        </w:rPr>
      </w:pPr>
      <w:r w:rsidRPr="009404F1">
        <w:rPr>
          <w:i/>
          <w:sz w:val="18"/>
        </w:rPr>
        <w:t xml:space="preserve">                 Count= 4</w:t>
      </w:r>
    </w:p>
    <w:p w14:paraId="51E47B3F" w14:textId="77777777" w:rsidR="009404F1" w:rsidRPr="009404F1" w:rsidRDefault="009404F1" w:rsidP="009404F1">
      <w:pPr>
        <w:rPr>
          <w:i/>
          <w:sz w:val="18"/>
        </w:rPr>
      </w:pPr>
      <w:r w:rsidRPr="009404F1">
        <w:rPr>
          <w:i/>
          <w:sz w:val="18"/>
        </w:rPr>
        <w:t xml:space="preserve">                 Value = none</w:t>
      </w:r>
    </w:p>
    <w:p w14:paraId="455911C7" w14:textId="77777777" w:rsidR="009404F1" w:rsidRPr="009404F1" w:rsidRDefault="009404F1" w:rsidP="009404F1">
      <w:pPr>
        <w:rPr>
          <w:i/>
          <w:sz w:val="18"/>
        </w:rPr>
      </w:pPr>
      <w:r w:rsidRPr="009404F1">
        <w:rPr>
          <w:i/>
          <w:sz w:val="18"/>
        </w:rPr>
        <w:t xml:space="preserve">         Attr2: Name = </w:t>
      </w:r>
      <w:proofErr w:type="spellStart"/>
      <w:r w:rsidRPr="009404F1">
        <w:rPr>
          <w:i/>
          <w:sz w:val="18"/>
        </w:rPr>
        <w:t>standard_name</w:t>
      </w:r>
      <w:proofErr w:type="spellEnd"/>
    </w:p>
    <w:p w14:paraId="050BDCBC" w14:textId="77777777" w:rsidR="009404F1" w:rsidRPr="009404F1" w:rsidRDefault="009404F1" w:rsidP="009404F1">
      <w:pPr>
        <w:rPr>
          <w:i/>
          <w:sz w:val="18"/>
        </w:rPr>
      </w:pPr>
      <w:r w:rsidRPr="009404F1">
        <w:rPr>
          <w:i/>
          <w:sz w:val="18"/>
        </w:rPr>
        <w:t xml:space="preserve">                 Type = 8-bit signed char</w:t>
      </w:r>
    </w:p>
    <w:p w14:paraId="331FB8D1" w14:textId="77777777" w:rsidR="009404F1" w:rsidRPr="009404F1" w:rsidRDefault="009404F1" w:rsidP="009404F1">
      <w:pPr>
        <w:rPr>
          <w:i/>
          <w:sz w:val="18"/>
        </w:rPr>
      </w:pPr>
      <w:r w:rsidRPr="009404F1">
        <w:rPr>
          <w:i/>
          <w:sz w:val="18"/>
        </w:rPr>
        <w:t xml:space="preserve">                 Count= 14</w:t>
      </w:r>
    </w:p>
    <w:p w14:paraId="6301FD52" w14:textId="77777777" w:rsidR="009404F1" w:rsidRPr="009404F1" w:rsidRDefault="009404F1" w:rsidP="009404F1">
      <w:pPr>
        <w:rPr>
          <w:i/>
          <w:sz w:val="18"/>
        </w:rPr>
      </w:pPr>
      <w:r w:rsidRPr="009404F1">
        <w:rPr>
          <w:i/>
          <w:sz w:val="18"/>
        </w:rPr>
        <w:t xml:space="preserve">                 Value = </w:t>
      </w:r>
      <w:proofErr w:type="spellStart"/>
      <w:r w:rsidRPr="009404F1">
        <w:rPr>
          <w:i/>
          <w:sz w:val="18"/>
        </w:rPr>
        <w:t>bad_pixel_mask</w:t>
      </w:r>
      <w:proofErr w:type="spellEnd"/>
    </w:p>
    <w:p w14:paraId="5E6012FF" w14:textId="77777777" w:rsidR="009404F1" w:rsidRPr="009404F1" w:rsidRDefault="009404F1" w:rsidP="009404F1">
      <w:pPr>
        <w:rPr>
          <w:i/>
          <w:sz w:val="18"/>
        </w:rPr>
      </w:pPr>
      <w:r w:rsidRPr="009404F1">
        <w:rPr>
          <w:i/>
          <w:sz w:val="18"/>
        </w:rPr>
        <w:t xml:space="preserve">         Attr3: Name = </w:t>
      </w:r>
      <w:proofErr w:type="spellStart"/>
      <w:r w:rsidRPr="009404F1">
        <w:rPr>
          <w:i/>
          <w:sz w:val="18"/>
        </w:rPr>
        <w:t>long_name</w:t>
      </w:r>
      <w:proofErr w:type="spellEnd"/>
    </w:p>
    <w:p w14:paraId="26C5A32B" w14:textId="77777777" w:rsidR="009404F1" w:rsidRPr="009404F1" w:rsidRDefault="009404F1" w:rsidP="009404F1">
      <w:pPr>
        <w:rPr>
          <w:i/>
          <w:sz w:val="18"/>
        </w:rPr>
      </w:pPr>
      <w:r w:rsidRPr="009404F1">
        <w:rPr>
          <w:i/>
          <w:sz w:val="18"/>
        </w:rPr>
        <w:t xml:space="preserve">                 Type = 8-bit signed char</w:t>
      </w:r>
    </w:p>
    <w:p w14:paraId="07117CFF" w14:textId="77777777" w:rsidR="009404F1" w:rsidRPr="009404F1" w:rsidRDefault="009404F1" w:rsidP="009404F1">
      <w:pPr>
        <w:rPr>
          <w:i/>
          <w:sz w:val="18"/>
        </w:rPr>
      </w:pPr>
      <w:r w:rsidRPr="009404F1">
        <w:rPr>
          <w:i/>
          <w:sz w:val="18"/>
        </w:rPr>
        <w:t xml:space="preserve">                 Count= 50</w:t>
      </w:r>
    </w:p>
    <w:p w14:paraId="44F4E3FB" w14:textId="77777777" w:rsidR="009404F1" w:rsidRPr="009404F1" w:rsidRDefault="009404F1" w:rsidP="009404F1">
      <w:pPr>
        <w:rPr>
          <w:i/>
          <w:sz w:val="18"/>
        </w:rPr>
      </w:pPr>
      <w:r w:rsidRPr="009404F1">
        <w:rPr>
          <w:i/>
          <w:sz w:val="18"/>
        </w:rPr>
        <w:t xml:space="preserve">                 Value = mask that distinguishes </w:t>
      </w:r>
      <w:proofErr w:type="gramStart"/>
      <w:r w:rsidRPr="009404F1">
        <w:rPr>
          <w:i/>
          <w:sz w:val="18"/>
        </w:rPr>
        <w:t>good(</w:t>
      </w:r>
      <w:proofErr w:type="gramEnd"/>
      <w:r w:rsidRPr="009404F1">
        <w:rPr>
          <w:i/>
          <w:sz w:val="18"/>
        </w:rPr>
        <w:t>0) from bad(</w:t>
      </w:r>
    </w:p>
    <w:p w14:paraId="01DAE782" w14:textId="77777777" w:rsidR="009404F1" w:rsidRPr="009404F1" w:rsidRDefault="009404F1" w:rsidP="009404F1">
      <w:pPr>
        <w:rPr>
          <w:i/>
          <w:sz w:val="18"/>
        </w:rPr>
      </w:pPr>
      <w:r w:rsidRPr="009404F1">
        <w:rPr>
          <w:i/>
          <w:sz w:val="18"/>
        </w:rPr>
        <w:t xml:space="preserve">                         1) </w:t>
      </w:r>
      <w:proofErr w:type="gramStart"/>
      <w:r w:rsidRPr="009404F1">
        <w:rPr>
          <w:i/>
          <w:sz w:val="18"/>
        </w:rPr>
        <w:t>pixels</w:t>
      </w:r>
      <w:proofErr w:type="gramEnd"/>
    </w:p>
    <w:p w14:paraId="45F0191A" w14:textId="77777777" w:rsidR="009404F1" w:rsidRPr="009404F1" w:rsidRDefault="009404F1" w:rsidP="009404F1">
      <w:pPr>
        <w:rPr>
          <w:i/>
          <w:sz w:val="18"/>
        </w:rPr>
      </w:pPr>
      <w:r w:rsidRPr="009404F1">
        <w:rPr>
          <w:i/>
          <w:sz w:val="18"/>
        </w:rPr>
        <w:t xml:space="preserve">         Attr4: Name = coordinates</w:t>
      </w:r>
    </w:p>
    <w:p w14:paraId="26FFE11A" w14:textId="77777777" w:rsidR="009404F1" w:rsidRPr="009404F1" w:rsidRDefault="009404F1" w:rsidP="009404F1">
      <w:pPr>
        <w:rPr>
          <w:i/>
          <w:sz w:val="18"/>
        </w:rPr>
      </w:pPr>
      <w:r w:rsidRPr="009404F1">
        <w:rPr>
          <w:i/>
          <w:sz w:val="18"/>
        </w:rPr>
        <w:t xml:space="preserve">                 Type = 8-bit signed char</w:t>
      </w:r>
    </w:p>
    <w:p w14:paraId="416B6714" w14:textId="77777777" w:rsidR="009404F1" w:rsidRPr="009404F1" w:rsidRDefault="009404F1" w:rsidP="009404F1">
      <w:pPr>
        <w:rPr>
          <w:i/>
          <w:sz w:val="18"/>
        </w:rPr>
      </w:pPr>
      <w:r w:rsidRPr="009404F1">
        <w:rPr>
          <w:i/>
          <w:sz w:val="18"/>
        </w:rPr>
        <w:t xml:space="preserve">                 Count= 18</w:t>
      </w:r>
    </w:p>
    <w:p w14:paraId="505E52CA" w14:textId="77777777" w:rsidR="009404F1" w:rsidRPr="009404F1" w:rsidRDefault="009404F1" w:rsidP="009404F1">
      <w:pPr>
        <w:rPr>
          <w:i/>
          <w:sz w:val="18"/>
        </w:rPr>
      </w:pPr>
      <w:r w:rsidRPr="009404F1">
        <w:rPr>
          <w:i/>
          <w:sz w:val="18"/>
        </w:rPr>
        <w:t xml:space="preserve">                 Value = longitude latitude</w:t>
      </w:r>
    </w:p>
    <w:p w14:paraId="4D9AF822" w14:textId="77777777" w:rsidR="009404F1" w:rsidRPr="009404F1" w:rsidRDefault="009404F1" w:rsidP="009404F1">
      <w:pPr>
        <w:rPr>
          <w:i/>
          <w:sz w:val="18"/>
        </w:rPr>
      </w:pPr>
      <w:r w:rsidRPr="009404F1">
        <w:rPr>
          <w:i/>
          <w:sz w:val="18"/>
        </w:rPr>
        <w:t xml:space="preserve">         Attr5: Name = RANGE_MISSING</w:t>
      </w:r>
    </w:p>
    <w:p w14:paraId="4D2E07A4" w14:textId="77777777" w:rsidR="009404F1" w:rsidRPr="009404F1" w:rsidRDefault="009404F1" w:rsidP="009404F1">
      <w:pPr>
        <w:rPr>
          <w:i/>
          <w:sz w:val="18"/>
        </w:rPr>
      </w:pPr>
      <w:r w:rsidRPr="009404F1">
        <w:rPr>
          <w:i/>
          <w:sz w:val="18"/>
        </w:rPr>
        <w:t xml:space="preserve">                 Type = 32-bit floating point</w:t>
      </w:r>
    </w:p>
    <w:p w14:paraId="79E80FDE" w14:textId="77777777" w:rsidR="009404F1" w:rsidRPr="009404F1" w:rsidRDefault="009404F1" w:rsidP="009404F1">
      <w:pPr>
        <w:rPr>
          <w:i/>
          <w:sz w:val="18"/>
        </w:rPr>
      </w:pPr>
      <w:r w:rsidRPr="009404F1">
        <w:rPr>
          <w:i/>
          <w:sz w:val="18"/>
        </w:rPr>
        <w:t xml:space="preserve">                 Count= 1</w:t>
      </w:r>
    </w:p>
    <w:p w14:paraId="56B5AA10" w14:textId="77777777" w:rsidR="009404F1" w:rsidRPr="009404F1" w:rsidRDefault="009404F1" w:rsidP="009404F1">
      <w:pPr>
        <w:rPr>
          <w:i/>
          <w:sz w:val="18"/>
        </w:rPr>
      </w:pPr>
      <w:r w:rsidRPr="009404F1">
        <w:rPr>
          <w:i/>
          <w:sz w:val="18"/>
        </w:rPr>
        <w:t xml:space="preserve">                 Value = -128.000000</w:t>
      </w:r>
    </w:p>
    <w:p w14:paraId="124A0FBE" w14:textId="77777777" w:rsidR="009404F1" w:rsidRPr="009404F1" w:rsidRDefault="009404F1" w:rsidP="009404F1">
      <w:pPr>
        <w:rPr>
          <w:i/>
          <w:sz w:val="18"/>
        </w:rPr>
      </w:pPr>
      <w:r w:rsidRPr="009404F1">
        <w:rPr>
          <w:i/>
          <w:sz w:val="18"/>
        </w:rPr>
        <w:t xml:space="preserve">         Attr6: Name = </w:t>
      </w:r>
      <w:proofErr w:type="spellStart"/>
      <w:r w:rsidRPr="009404F1">
        <w:rPr>
          <w:i/>
          <w:sz w:val="18"/>
        </w:rPr>
        <w:t>valid_range</w:t>
      </w:r>
      <w:proofErr w:type="spellEnd"/>
    </w:p>
    <w:p w14:paraId="3E4A9D07" w14:textId="77777777" w:rsidR="009404F1" w:rsidRPr="009404F1" w:rsidRDefault="009404F1" w:rsidP="009404F1">
      <w:pPr>
        <w:rPr>
          <w:i/>
          <w:sz w:val="18"/>
        </w:rPr>
      </w:pPr>
      <w:r w:rsidRPr="009404F1">
        <w:rPr>
          <w:i/>
          <w:sz w:val="18"/>
        </w:rPr>
        <w:t xml:space="preserve">                 Type = 8-bit signed integer</w:t>
      </w:r>
    </w:p>
    <w:p w14:paraId="4F76E770" w14:textId="77777777" w:rsidR="009404F1" w:rsidRPr="009404F1" w:rsidRDefault="009404F1" w:rsidP="009404F1">
      <w:pPr>
        <w:rPr>
          <w:i/>
          <w:sz w:val="18"/>
        </w:rPr>
      </w:pPr>
      <w:r w:rsidRPr="009404F1">
        <w:rPr>
          <w:i/>
          <w:sz w:val="18"/>
        </w:rPr>
        <w:t xml:space="preserve">                 Count= 2</w:t>
      </w:r>
    </w:p>
    <w:p w14:paraId="1F99A1FC" w14:textId="77777777" w:rsidR="009404F1" w:rsidRPr="009404F1" w:rsidRDefault="009404F1" w:rsidP="009404F1">
      <w:pPr>
        <w:rPr>
          <w:i/>
          <w:sz w:val="18"/>
        </w:rPr>
      </w:pPr>
      <w:r w:rsidRPr="009404F1">
        <w:rPr>
          <w:i/>
          <w:sz w:val="18"/>
        </w:rPr>
        <w:t xml:space="preserve">                 Value = -127 127</w:t>
      </w:r>
    </w:p>
    <w:p w14:paraId="63E80268" w14:textId="77777777" w:rsidR="009404F1" w:rsidRPr="009404F1" w:rsidRDefault="009404F1" w:rsidP="009404F1">
      <w:pPr>
        <w:rPr>
          <w:i/>
          <w:sz w:val="18"/>
        </w:rPr>
      </w:pPr>
      <w:r w:rsidRPr="009404F1">
        <w:rPr>
          <w:i/>
          <w:sz w:val="18"/>
        </w:rPr>
        <w:t xml:space="preserve">         Attr7: Name = _</w:t>
      </w:r>
      <w:proofErr w:type="spellStart"/>
      <w:r w:rsidRPr="009404F1">
        <w:rPr>
          <w:i/>
          <w:sz w:val="18"/>
        </w:rPr>
        <w:t>FillValue</w:t>
      </w:r>
      <w:proofErr w:type="spellEnd"/>
    </w:p>
    <w:p w14:paraId="56B14305" w14:textId="77777777" w:rsidR="009404F1" w:rsidRPr="009404F1" w:rsidRDefault="009404F1" w:rsidP="009404F1">
      <w:pPr>
        <w:rPr>
          <w:i/>
          <w:sz w:val="18"/>
        </w:rPr>
      </w:pPr>
      <w:r w:rsidRPr="009404F1">
        <w:rPr>
          <w:i/>
          <w:sz w:val="18"/>
        </w:rPr>
        <w:t xml:space="preserve">                 Type = 8-bit signed integer</w:t>
      </w:r>
    </w:p>
    <w:p w14:paraId="6964FE97" w14:textId="77777777" w:rsidR="009404F1" w:rsidRPr="009404F1" w:rsidRDefault="009404F1" w:rsidP="009404F1">
      <w:pPr>
        <w:rPr>
          <w:i/>
          <w:sz w:val="18"/>
        </w:rPr>
      </w:pPr>
      <w:r w:rsidRPr="009404F1">
        <w:rPr>
          <w:i/>
          <w:sz w:val="18"/>
        </w:rPr>
        <w:t xml:space="preserve">                 Count= 1</w:t>
      </w:r>
    </w:p>
    <w:p w14:paraId="6287D6A6" w14:textId="77777777" w:rsidR="009120E2" w:rsidRDefault="009404F1" w:rsidP="009404F1">
      <w:pPr>
        <w:rPr>
          <w:i/>
          <w:sz w:val="18"/>
        </w:rPr>
      </w:pPr>
      <w:r w:rsidRPr="009404F1">
        <w:rPr>
          <w:i/>
          <w:sz w:val="18"/>
        </w:rPr>
        <w:t xml:space="preserve">                 Value = -128</w:t>
      </w:r>
    </w:p>
    <w:p w14:paraId="10427872" w14:textId="77777777" w:rsidR="009404F1" w:rsidRDefault="009404F1" w:rsidP="009404F1">
      <w:pPr>
        <w:rPr>
          <w:i/>
          <w:sz w:val="18"/>
        </w:rPr>
      </w:pPr>
    </w:p>
    <w:p w14:paraId="61137498" w14:textId="77777777" w:rsidR="009404F1" w:rsidRPr="009404F1" w:rsidRDefault="009404F1" w:rsidP="004B57FB">
      <w:pPr>
        <w:pStyle w:val="Heading3"/>
      </w:pPr>
      <w:bookmarkStart w:id="438" w:name="_Toc257364722"/>
      <w:r w:rsidRPr="009404F1">
        <w:t>Reading Scaled SDS Data</w:t>
      </w:r>
      <w:bookmarkEnd w:id="438"/>
    </w:p>
    <w:p w14:paraId="426CDA7D" w14:textId="77777777" w:rsidR="009404F1" w:rsidRDefault="009404F1" w:rsidP="009404F1">
      <w:pPr>
        <w:rPr>
          <w:i/>
          <w:sz w:val="18"/>
        </w:rPr>
      </w:pPr>
    </w:p>
    <w:p w14:paraId="6506BD22" w14:textId="77777777" w:rsidR="00D7126F" w:rsidRDefault="00BD1918" w:rsidP="00BD1918">
      <w:r>
        <w:t xml:space="preserve">While CLAVR-x supports several scaling options, only SCALED=1 occurs in Level-2 files and this means the data is </w:t>
      </w:r>
      <w:r w:rsidR="009404F1">
        <w:t xml:space="preserve">scaled linearly.  For a scaled SDS, there are 14 attributes (as opposed to 7 for an un-scaled SDS).  For a scaled SDS, RANGE_MIN, RANGE_MAX and RANGE_MISSING have the same units as the scaled data.  The SCALED_MIN, SCALED_MAX and SCALED_MISSING refer to the scaled data.  To </w:t>
      </w:r>
      <w:r w:rsidR="00D7126F">
        <w:t xml:space="preserve">be CF compliant, CLAVR-x added the </w:t>
      </w:r>
      <w:r w:rsidR="009404F1">
        <w:t>_</w:t>
      </w:r>
      <w:proofErr w:type="spellStart"/>
      <w:r w:rsidR="009404F1">
        <w:t>FillValue</w:t>
      </w:r>
      <w:proofErr w:type="spellEnd"/>
      <w:r w:rsidR="00D7126F">
        <w:t xml:space="preserve">, </w:t>
      </w:r>
      <w:proofErr w:type="spellStart"/>
      <w:r w:rsidR="00D7126F">
        <w:t>add_offset</w:t>
      </w:r>
      <w:proofErr w:type="spellEnd"/>
      <w:r w:rsidR="00D7126F">
        <w:t xml:space="preserve"> and </w:t>
      </w:r>
      <w:proofErr w:type="spellStart"/>
      <w:r w:rsidR="00D7126F">
        <w:t>scale_factor</w:t>
      </w:r>
      <w:proofErr w:type="spellEnd"/>
      <w:r w:rsidR="00D7126F">
        <w:t xml:space="preserve"> attributes. F</w:t>
      </w:r>
      <w:r w:rsidR="009404F1">
        <w:t>or a scaled SDS</w:t>
      </w:r>
      <w:r w:rsidR="00D7126F">
        <w:t>, the _FILLVALUE</w:t>
      </w:r>
      <w:r w:rsidR="009404F1">
        <w:t xml:space="preserve"> is the same as the</w:t>
      </w:r>
      <w:r w:rsidR="00D7126F">
        <w:t xml:space="preserve"> SCALED_MISSING value.  The </w:t>
      </w:r>
      <w:proofErr w:type="spellStart"/>
      <w:r w:rsidR="00D7126F">
        <w:t>add_offset</w:t>
      </w:r>
      <w:proofErr w:type="spellEnd"/>
      <w:r w:rsidR="00D7126F">
        <w:t xml:space="preserve"> and </w:t>
      </w:r>
      <w:proofErr w:type="spellStart"/>
      <w:r w:rsidR="00D7126F">
        <w:t>scale_factor</w:t>
      </w:r>
      <w:proofErr w:type="spellEnd"/>
      <w:r w:rsidR="00D7126F">
        <w:t xml:space="preserve"> are derived from the RANGE and SCALED set of attributes.  These allow the un-scaling equation to written simply as</w:t>
      </w:r>
    </w:p>
    <w:p w14:paraId="4E92A561" w14:textId="77777777" w:rsidR="00D7126F" w:rsidRDefault="00D7126F" w:rsidP="00BD1918"/>
    <w:p w14:paraId="6ADF66E2" w14:textId="77777777" w:rsidR="00BD1918" w:rsidRPr="00D7126F" w:rsidRDefault="00D7126F" w:rsidP="00D7126F">
      <w:pPr>
        <w:jc w:val="center"/>
        <w:rPr>
          <w:b/>
          <w:i/>
        </w:rPr>
      </w:pPr>
      <w:proofErr w:type="gramStart"/>
      <w:r w:rsidRPr="00D7126F">
        <w:rPr>
          <w:b/>
          <w:i/>
        </w:rPr>
        <w:t>un</w:t>
      </w:r>
      <w:proofErr w:type="gramEnd"/>
      <w:r w:rsidRPr="00D7126F">
        <w:rPr>
          <w:b/>
          <w:i/>
        </w:rPr>
        <w:t>-</w:t>
      </w:r>
      <w:proofErr w:type="spellStart"/>
      <w:r w:rsidRPr="00D7126F">
        <w:rPr>
          <w:b/>
          <w:i/>
        </w:rPr>
        <w:t>scaled</w:t>
      </w:r>
      <w:r>
        <w:rPr>
          <w:b/>
          <w:i/>
        </w:rPr>
        <w:t>_data</w:t>
      </w:r>
      <w:proofErr w:type="spellEnd"/>
      <w:r w:rsidRPr="00D7126F">
        <w:rPr>
          <w:b/>
          <w:i/>
        </w:rPr>
        <w:t xml:space="preserve"> = </w:t>
      </w:r>
      <w:proofErr w:type="spellStart"/>
      <w:r w:rsidRPr="00D7126F">
        <w:rPr>
          <w:b/>
          <w:i/>
        </w:rPr>
        <w:t>scale_factor</w:t>
      </w:r>
      <w:proofErr w:type="spellEnd"/>
      <w:r w:rsidRPr="00D7126F">
        <w:rPr>
          <w:b/>
          <w:i/>
        </w:rPr>
        <w:t xml:space="preserve"> * </w:t>
      </w:r>
      <w:proofErr w:type="spellStart"/>
      <w:r w:rsidRPr="00D7126F">
        <w:rPr>
          <w:b/>
          <w:i/>
        </w:rPr>
        <w:t>scaled_data</w:t>
      </w:r>
      <w:proofErr w:type="spellEnd"/>
      <w:r w:rsidRPr="00D7126F">
        <w:rPr>
          <w:b/>
          <w:i/>
        </w:rPr>
        <w:t xml:space="preserve"> + </w:t>
      </w:r>
      <w:proofErr w:type="spellStart"/>
      <w:r w:rsidRPr="00D7126F">
        <w:rPr>
          <w:b/>
          <w:i/>
        </w:rPr>
        <w:t>add_offet</w:t>
      </w:r>
      <w:proofErr w:type="spellEnd"/>
    </w:p>
    <w:p w14:paraId="177AD47B" w14:textId="77777777" w:rsidR="00BD1918" w:rsidRDefault="00BD1918" w:rsidP="009120E2">
      <w:pPr>
        <w:rPr>
          <w:i/>
          <w:sz w:val="18"/>
        </w:rPr>
      </w:pPr>
    </w:p>
    <w:p w14:paraId="5E362735" w14:textId="77777777" w:rsidR="00D7126F" w:rsidRDefault="00D7126F" w:rsidP="009120E2">
      <w:pPr>
        <w:rPr>
          <w:i/>
          <w:sz w:val="18"/>
        </w:rPr>
      </w:pPr>
    </w:p>
    <w:p w14:paraId="5E8B02C1" w14:textId="77777777" w:rsidR="00D7126F" w:rsidRPr="00D7126F" w:rsidRDefault="00D7126F" w:rsidP="009120E2">
      <w:r>
        <w:t xml:space="preserve">Due to CF compliance demands, the use of the </w:t>
      </w:r>
      <w:proofErr w:type="spellStart"/>
      <w:r>
        <w:t>add_offset</w:t>
      </w:r>
      <w:proofErr w:type="spellEnd"/>
      <w:r>
        <w:t xml:space="preserve"> and </w:t>
      </w:r>
      <w:proofErr w:type="spellStart"/>
      <w:r>
        <w:t>scale_factor</w:t>
      </w:r>
      <w:proofErr w:type="spellEnd"/>
      <w:r>
        <w:t xml:space="preserve"> are suggested as opposed to the other scaling </w:t>
      </w:r>
      <w:proofErr w:type="gramStart"/>
      <w:r>
        <w:t>parameters which</w:t>
      </w:r>
      <w:proofErr w:type="gramEnd"/>
      <w:r>
        <w:t xml:space="preserve"> will likely disappear in future CLAVR-x versions.   An example “</w:t>
      </w:r>
      <w:proofErr w:type="spellStart"/>
      <w:r>
        <w:t>hdp</w:t>
      </w:r>
      <w:proofErr w:type="spellEnd"/>
      <w:r>
        <w:t xml:space="preserve"> –h </w:t>
      </w:r>
      <w:proofErr w:type="spellStart"/>
      <w:r>
        <w:t>dumpsds</w:t>
      </w:r>
      <w:proofErr w:type="spellEnd"/>
      <w:r>
        <w:t xml:space="preserve">” output for a scaled SDS (solar zenith angle) is given below.  </w:t>
      </w:r>
    </w:p>
    <w:p w14:paraId="15F5928A" w14:textId="77777777" w:rsidR="00D7126F" w:rsidRDefault="00D7126F" w:rsidP="009120E2">
      <w:pPr>
        <w:rPr>
          <w:i/>
          <w:sz w:val="18"/>
        </w:rPr>
      </w:pPr>
    </w:p>
    <w:p w14:paraId="0903653E" w14:textId="77777777" w:rsidR="009120E2" w:rsidRPr="009120E2" w:rsidRDefault="009120E2" w:rsidP="009120E2">
      <w:pPr>
        <w:rPr>
          <w:i/>
          <w:sz w:val="18"/>
        </w:rPr>
      </w:pPr>
      <w:r w:rsidRPr="009120E2">
        <w:rPr>
          <w:i/>
          <w:sz w:val="18"/>
        </w:rPr>
        <w:t xml:space="preserve">Variable Name = </w:t>
      </w:r>
      <w:proofErr w:type="spellStart"/>
      <w:r w:rsidRPr="009120E2">
        <w:rPr>
          <w:i/>
          <w:sz w:val="18"/>
        </w:rPr>
        <w:t>solar_zenith_angle</w:t>
      </w:r>
      <w:proofErr w:type="spellEnd"/>
    </w:p>
    <w:p w14:paraId="624FBC56" w14:textId="77777777" w:rsidR="009120E2" w:rsidRPr="009120E2" w:rsidRDefault="009120E2" w:rsidP="009120E2">
      <w:pPr>
        <w:rPr>
          <w:i/>
          <w:sz w:val="18"/>
        </w:rPr>
      </w:pPr>
      <w:r w:rsidRPr="009120E2">
        <w:rPr>
          <w:i/>
          <w:sz w:val="18"/>
        </w:rPr>
        <w:t xml:space="preserve">         Index = 15</w:t>
      </w:r>
    </w:p>
    <w:p w14:paraId="27F90DA7" w14:textId="77777777" w:rsidR="009120E2" w:rsidRPr="009120E2" w:rsidRDefault="009120E2" w:rsidP="009120E2">
      <w:pPr>
        <w:rPr>
          <w:i/>
          <w:sz w:val="18"/>
        </w:rPr>
      </w:pPr>
      <w:r w:rsidRPr="009120E2">
        <w:rPr>
          <w:i/>
          <w:sz w:val="18"/>
        </w:rPr>
        <w:t xml:space="preserve">         Type= 8-bit signed integer</w:t>
      </w:r>
    </w:p>
    <w:p w14:paraId="188D946A" w14:textId="77777777" w:rsidR="009120E2" w:rsidRPr="009120E2" w:rsidRDefault="009120E2" w:rsidP="009120E2">
      <w:pPr>
        <w:rPr>
          <w:i/>
          <w:sz w:val="18"/>
        </w:rPr>
      </w:pPr>
      <w:r w:rsidRPr="009120E2">
        <w:rPr>
          <w:i/>
          <w:sz w:val="18"/>
        </w:rPr>
        <w:lastRenderedPageBreak/>
        <w:t xml:space="preserve">         Ref. = 45</w:t>
      </w:r>
    </w:p>
    <w:p w14:paraId="0A836AB2" w14:textId="77777777" w:rsidR="009120E2" w:rsidRPr="009120E2" w:rsidRDefault="009120E2" w:rsidP="009120E2">
      <w:pPr>
        <w:rPr>
          <w:i/>
          <w:sz w:val="18"/>
        </w:rPr>
      </w:pPr>
      <w:r w:rsidRPr="009120E2">
        <w:rPr>
          <w:i/>
          <w:sz w:val="18"/>
        </w:rPr>
        <w:t xml:space="preserve">         Compression method = DEFLATE</w:t>
      </w:r>
    </w:p>
    <w:p w14:paraId="6EA0ED60" w14:textId="77777777" w:rsidR="009120E2" w:rsidRPr="009120E2" w:rsidRDefault="009120E2" w:rsidP="009120E2">
      <w:pPr>
        <w:rPr>
          <w:i/>
          <w:sz w:val="18"/>
        </w:rPr>
      </w:pPr>
      <w:r w:rsidRPr="009120E2">
        <w:rPr>
          <w:i/>
          <w:sz w:val="18"/>
        </w:rPr>
        <w:t xml:space="preserve">                 Deflate level = 6</w:t>
      </w:r>
    </w:p>
    <w:p w14:paraId="2EBF7D5A" w14:textId="77777777" w:rsidR="009120E2" w:rsidRPr="009120E2" w:rsidRDefault="009120E2" w:rsidP="009120E2">
      <w:pPr>
        <w:rPr>
          <w:i/>
          <w:sz w:val="18"/>
        </w:rPr>
      </w:pPr>
      <w:r w:rsidRPr="009120E2">
        <w:rPr>
          <w:i/>
          <w:sz w:val="18"/>
        </w:rPr>
        <w:t xml:space="preserve">         Compression ratio (</w:t>
      </w:r>
      <w:proofErr w:type="spellStart"/>
      <w:r w:rsidRPr="009120E2">
        <w:rPr>
          <w:i/>
          <w:sz w:val="18"/>
        </w:rPr>
        <w:t>original</w:t>
      </w:r>
      <w:proofErr w:type="gramStart"/>
      <w:r w:rsidRPr="009120E2">
        <w:rPr>
          <w:i/>
          <w:sz w:val="18"/>
        </w:rPr>
        <w:t>:compressed</w:t>
      </w:r>
      <w:proofErr w:type="spellEnd"/>
      <w:proofErr w:type="gramEnd"/>
      <w:r w:rsidRPr="009120E2">
        <w:rPr>
          <w:i/>
          <w:sz w:val="18"/>
        </w:rPr>
        <w:t>) = 17.35:1</w:t>
      </w:r>
    </w:p>
    <w:p w14:paraId="0338BABE" w14:textId="77777777" w:rsidR="009120E2" w:rsidRPr="009120E2" w:rsidRDefault="009120E2" w:rsidP="009120E2">
      <w:pPr>
        <w:rPr>
          <w:i/>
          <w:sz w:val="18"/>
        </w:rPr>
      </w:pPr>
      <w:r w:rsidRPr="009120E2">
        <w:rPr>
          <w:i/>
          <w:sz w:val="18"/>
        </w:rPr>
        <w:t xml:space="preserve">         Rank = 2</w:t>
      </w:r>
    </w:p>
    <w:p w14:paraId="3260C4B8" w14:textId="77777777" w:rsidR="009120E2" w:rsidRPr="009120E2" w:rsidRDefault="009120E2" w:rsidP="009120E2">
      <w:pPr>
        <w:rPr>
          <w:i/>
          <w:sz w:val="18"/>
        </w:rPr>
      </w:pPr>
      <w:r w:rsidRPr="009120E2">
        <w:rPr>
          <w:i/>
          <w:sz w:val="18"/>
        </w:rPr>
        <w:t xml:space="preserve">         Number of attributes = 15</w:t>
      </w:r>
    </w:p>
    <w:p w14:paraId="45679B71" w14:textId="77777777" w:rsidR="009120E2" w:rsidRPr="009120E2" w:rsidRDefault="009120E2" w:rsidP="009120E2">
      <w:pPr>
        <w:rPr>
          <w:i/>
          <w:sz w:val="18"/>
        </w:rPr>
      </w:pPr>
      <w:r w:rsidRPr="009120E2">
        <w:rPr>
          <w:i/>
          <w:sz w:val="18"/>
        </w:rPr>
        <w:t xml:space="preserve">         Dim0: Name=latitude index</w:t>
      </w:r>
    </w:p>
    <w:p w14:paraId="32C30B4E" w14:textId="77777777" w:rsidR="009120E2" w:rsidRPr="009120E2" w:rsidRDefault="009120E2" w:rsidP="009120E2">
      <w:pPr>
        <w:rPr>
          <w:i/>
          <w:sz w:val="18"/>
        </w:rPr>
      </w:pPr>
      <w:r w:rsidRPr="009120E2">
        <w:rPr>
          <w:i/>
          <w:sz w:val="18"/>
        </w:rPr>
        <w:t xml:space="preserve">                 Size = 700</w:t>
      </w:r>
    </w:p>
    <w:p w14:paraId="7F956D39" w14:textId="77777777" w:rsidR="009120E2" w:rsidRPr="009120E2" w:rsidRDefault="009120E2" w:rsidP="009120E2">
      <w:pPr>
        <w:rPr>
          <w:i/>
          <w:sz w:val="18"/>
        </w:rPr>
      </w:pPr>
      <w:r w:rsidRPr="009120E2">
        <w:rPr>
          <w:i/>
          <w:sz w:val="18"/>
        </w:rPr>
        <w:t xml:space="preserve">                 Scale Type = number-type not set</w:t>
      </w:r>
    </w:p>
    <w:p w14:paraId="228C2543" w14:textId="77777777" w:rsidR="009120E2" w:rsidRPr="009120E2" w:rsidRDefault="009120E2" w:rsidP="009120E2">
      <w:pPr>
        <w:rPr>
          <w:i/>
          <w:sz w:val="18"/>
        </w:rPr>
      </w:pPr>
      <w:r w:rsidRPr="009120E2">
        <w:rPr>
          <w:i/>
          <w:sz w:val="18"/>
        </w:rPr>
        <w:t xml:space="preserve">                 Number of attributes = 0</w:t>
      </w:r>
    </w:p>
    <w:p w14:paraId="757E310F" w14:textId="77777777" w:rsidR="009120E2" w:rsidRPr="009120E2" w:rsidRDefault="009120E2" w:rsidP="009120E2">
      <w:pPr>
        <w:rPr>
          <w:i/>
          <w:sz w:val="18"/>
        </w:rPr>
      </w:pPr>
      <w:r w:rsidRPr="009120E2">
        <w:rPr>
          <w:i/>
          <w:sz w:val="18"/>
        </w:rPr>
        <w:t xml:space="preserve">         Dim1: Name=longitude index</w:t>
      </w:r>
    </w:p>
    <w:p w14:paraId="052D15B9" w14:textId="77777777" w:rsidR="009120E2" w:rsidRPr="009120E2" w:rsidRDefault="009120E2" w:rsidP="009120E2">
      <w:pPr>
        <w:rPr>
          <w:i/>
          <w:sz w:val="18"/>
        </w:rPr>
      </w:pPr>
      <w:r w:rsidRPr="009120E2">
        <w:rPr>
          <w:i/>
          <w:sz w:val="18"/>
        </w:rPr>
        <w:t xml:space="preserve">                 Size = 700</w:t>
      </w:r>
    </w:p>
    <w:p w14:paraId="2DA704B1" w14:textId="77777777" w:rsidR="009120E2" w:rsidRPr="009120E2" w:rsidRDefault="009120E2" w:rsidP="009120E2">
      <w:pPr>
        <w:rPr>
          <w:i/>
          <w:sz w:val="18"/>
        </w:rPr>
      </w:pPr>
      <w:r w:rsidRPr="009120E2">
        <w:rPr>
          <w:i/>
          <w:sz w:val="18"/>
        </w:rPr>
        <w:t xml:space="preserve">                 Scale Type = number-type not set</w:t>
      </w:r>
    </w:p>
    <w:p w14:paraId="7B6BD3C3" w14:textId="77777777" w:rsidR="009120E2" w:rsidRPr="009120E2" w:rsidRDefault="009120E2" w:rsidP="009120E2">
      <w:pPr>
        <w:rPr>
          <w:i/>
          <w:sz w:val="18"/>
        </w:rPr>
      </w:pPr>
      <w:r w:rsidRPr="009120E2">
        <w:rPr>
          <w:i/>
          <w:sz w:val="18"/>
        </w:rPr>
        <w:t xml:space="preserve">                 Number of attributes = 0</w:t>
      </w:r>
    </w:p>
    <w:p w14:paraId="72A7DB65" w14:textId="77777777" w:rsidR="009120E2" w:rsidRPr="009120E2" w:rsidRDefault="009120E2" w:rsidP="009120E2">
      <w:pPr>
        <w:rPr>
          <w:i/>
          <w:sz w:val="18"/>
        </w:rPr>
      </w:pPr>
      <w:r w:rsidRPr="009120E2">
        <w:rPr>
          <w:i/>
          <w:sz w:val="18"/>
        </w:rPr>
        <w:t xml:space="preserve">         Attr0: Name = SCALED</w:t>
      </w:r>
    </w:p>
    <w:p w14:paraId="2C989FC3" w14:textId="77777777" w:rsidR="009120E2" w:rsidRPr="009120E2" w:rsidRDefault="009120E2" w:rsidP="009120E2">
      <w:pPr>
        <w:rPr>
          <w:i/>
          <w:sz w:val="18"/>
        </w:rPr>
      </w:pPr>
      <w:r w:rsidRPr="009120E2">
        <w:rPr>
          <w:i/>
          <w:sz w:val="18"/>
        </w:rPr>
        <w:t xml:space="preserve">                 Type = 8-bit signed integer </w:t>
      </w:r>
    </w:p>
    <w:p w14:paraId="7635CF3B" w14:textId="77777777" w:rsidR="009120E2" w:rsidRPr="009120E2" w:rsidRDefault="009120E2" w:rsidP="009120E2">
      <w:pPr>
        <w:rPr>
          <w:i/>
          <w:sz w:val="18"/>
        </w:rPr>
      </w:pPr>
      <w:r w:rsidRPr="009120E2">
        <w:rPr>
          <w:i/>
          <w:sz w:val="18"/>
        </w:rPr>
        <w:t xml:space="preserve">                 Count= 1</w:t>
      </w:r>
    </w:p>
    <w:p w14:paraId="095C1102" w14:textId="77777777" w:rsidR="009120E2" w:rsidRPr="009120E2" w:rsidRDefault="009120E2" w:rsidP="009120E2">
      <w:pPr>
        <w:rPr>
          <w:i/>
          <w:sz w:val="18"/>
        </w:rPr>
      </w:pPr>
      <w:r w:rsidRPr="009120E2">
        <w:rPr>
          <w:i/>
          <w:sz w:val="18"/>
        </w:rPr>
        <w:t xml:space="preserve">                 Value = 1 </w:t>
      </w:r>
    </w:p>
    <w:p w14:paraId="2C0535E5" w14:textId="77777777" w:rsidR="009120E2" w:rsidRPr="009120E2" w:rsidRDefault="009120E2" w:rsidP="009120E2">
      <w:pPr>
        <w:rPr>
          <w:i/>
          <w:sz w:val="18"/>
        </w:rPr>
      </w:pPr>
      <w:r w:rsidRPr="009120E2">
        <w:rPr>
          <w:i/>
          <w:sz w:val="18"/>
        </w:rPr>
        <w:t xml:space="preserve">         Attr1: Name = units</w:t>
      </w:r>
    </w:p>
    <w:p w14:paraId="5EF1668F" w14:textId="77777777" w:rsidR="009120E2" w:rsidRPr="009120E2" w:rsidRDefault="009120E2" w:rsidP="009120E2">
      <w:pPr>
        <w:rPr>
          <w:i/>
          <w:sz w:val="18"/>
        </w:rPr>
      </w:pPr>
      <w:r w:rsidRPr="009120E2">
        <w:rPr>
          <w:i/>
          <w:sz w:val="18"/>
        </w:rPr>
        <w:t xml:space="preserve">                 Type = 8-bit signed char </w:t>
      </w:r>
    </w:p>
    <w:p w14:paraId="6DF86A04" w14:textId="77777777" w:rsidR="009120E2" w:rsidRPr="009120E2" w:rsidRDefault="009120E2" w:rsidP="009120E2">
      <w:pPr>
        <w:rPr>
          <w:i/>
          <w:sz w:val="18"/>
        </w:rPr>
      </w:pPr>
      <w:r w:rsidRPr="009120E2">
        <w:rPr>
          <w:i/>
          <w:sz w:val="18"/>
        </w:rPr>
        <w:t xml:space="preserve">                 Count= 7</w:t>
      </w:r>
    </w:p>
    <w:p w14:paraId="6E081522" w14:textId="77777777" w:rsidR="009120E2" w:rsidRPr="009120E2" w:rsidRDefault="009120E2" w:rsidP="009120E2">
      <w:pPr>
        <w:rPr>
          <w:i/>
          <w:sz w:val="18"/>
        </w:rPr>
      </w:pPr>
      <w:r w:rsidRPr="009120E2">
        <w:rPr>
          <w:i/>
          <w:sz w:val="18"/>
        </w:rPr>
        <w:t xml:space="preserve">                 Value = degrees</w:t>
      </w:r>
    </w:p>
    <w:p w14:paraId="471FB8F4" w14:textId="77777777" w:rsidR="009120E2" w:rsidRPr="009120E2" w:rsidRDefault="009120E2" w:rsidP="009120E2">
      <w:pPr>
        <w:rPr>
          <w:i/>
          <w:sz w:val="18"/>
        </w:rPr>
      </w:pPr>
      <w:r w:rsidRPr="009120E2">
        <w:rPr>
          <w:i/>
          <w:sz w:val="18"/>
        </w:rPr>
        <w:t xml:space="preserve">         Attr2: Name = </w:t>
      </w:r>
      <w:proofErr w:type="spellStart"/>
      <w:r w:rsidRPr="009120E2">
        <w:rPr>
          <w:i/>
          <w:sz w:val="18"/>
        </w:rPr>
        <w:t>standard_name</w:t>
      </w:r>
      <w:proofErr w:type="spellEnd"/>
    </w:p>
    <w:p w14:paraId="27074F5F" w14:textId="77777777" w:rsidR="009120E2" w:rsidRPr="009120E2" w:rsidRDefault="009120E2" w:rsidP="009120E2">
      <w:pPr>
        <w:rPr>
          <w:i/>
          <w:sz w:val="18"/>
        </w:rPr>
      </w:pPr>
      <w:r w:rsidRPr="009120E2">
        <w:rPr>
          <w:i/>
          <w:sz w:val="18"/>
        </w:rPr>
        <w:t xml:space="preserve">                 Type = 8-bit signed char </w:t>
      </w:r>
    </w:p>
    <w:p w14:paraId="5E7CA41C" w14:textId="77777777" w:rsidR="009120E2" w:rsidRPr="009120E2" w:rsidRDefault="009120E2" w:rsidP="009120E2">
      <w:pPr>
        <w:rPr>
          <w:i/>
          <w:sz w:val="18"/>
        </w:rPr>
      </w:pPr>
      <w:r w:rsidRPr="009120E2">
        <w:rPr>
          <w:i/>
          <w:sz w:val="18"/>
        </w:rPr>
        <w:t xml:space="preserve">                 Count= 18</w:t>
      </w:r>
    </w:p>
    <w:p w14:paraId="6EB0B3A4" w14:textId="77777777" w:rsidR="009120E2" w:rsidRPr="009120E2" w:rsidRDefault="009120E2" w:rsidP="009120E2">
      <w:pPr>
        <w:rPr>
          <w:i/>
          <w:sz w:val="18"/>
        </w:rPr>
      </w:pPr>
      <w:r w:rsidRPr="009120E2">
        <w:rPr>
          <w:i/>
          <w:sz w:val="18"/>
        </w:rPr>
        <w:t xml:space="preserve">                 Value = </w:t>
      </w:r>
      <w:proofErr w:type="spellStart"/>
      <w:r w:rsidRPr="009120E2">
        <w:rPr>
          <w:i/>
          <w:sz w:val="18"/>
        </w:rPr>
        <w:t>solar_zenith_angle</w:t>
      </w:r>
      <w:proofErr w:type="spellEnd"/>
    </w:p>
    <w:p w14:paraId="0BE882E2" w14:textId="77777777" w:rsidR="009120E2" w:rsidRPr="009120E2" w:rsidRDefault="009120E2" w:rsidP="009120E2">
      <w:pPr>
        <w:rPr>
          <w:i/>
          <w:sz w:val="18"/>
        </w:rPr>
      </w:pPr>
      <w:r w:rsidRPr="009120E2">
        <w:rPr>
          <w:i/>
          <w:sz w:val="18"/>
        </w:rPr>
        <w:t xml:space="preserve">         Attr3: Name = </w:t>
      </w:r>
      <w:proofErr w:type="spellStart"/>
      <w:r w:rsidRPr="009120E2">
        <w:rPr>
          <w:i/>
          <w:sz w:val="18"/>
        </w:rPr>
        <w:t>long_name</w:t>
      </w:r>
      <w:proofErr w:type="spellEnd"/>
    </w:p>
    <w:p w14:paraId="71F1C595" w14:textId="77777777" w:rsidR="009120E2" w:rsidRPr="009120E2" w:rsidRDefault="009120E2" w:rsidP="009120E2">
      <w:pPr>
        <w:rPr>
          <w:i/>
          <w:sz w:val="18"/>
        </w:rPr>
      </w:pPr>
      <w:r w:rsidRPr="009120E2">
        <w:rPr>
          <w:i/>
          <w:sz w:val="18"/>
        </w:rPr>
        <w:t xml:space="preserve">                 Type = 8-bit signed char </w:t>
      </w:r>
    </w:p>
    <w:p w14:paraId="6335C8C8" w14:textId="77777777" w:rsidR="009120E2" w:rsidRPr="009120E2" w:rsidRDefault="009120E2" w:rsidP="009120E2">
      <w:pPr>
        <w:rPr>
          <w:i/>
          <w:sz w:val="18"/>
        </w:rPr>
      </w:pPr>
      <w:r w:rsidRPr="009120E2">
        <w:rPr>
          <w:i/>
          <w:sz w:val="18"/>
        </w:rPr>
        <w:t xml:space="preserve">                 Count= 84</w:t>
      </w:r>
    </w:p>
    <w:p w14:paraId="216490FA" w14:textId="77777777" w:rsidR="009120E2" w:rsidRPr="009120E2" w:rsidRDefault="009120E2" w:rsidP="009120E2">
      <w:pPr>
        <w:rPr>
          <w:i/>
          <w:sz w:val="18"/>
        </w:rPr>
      </w:pPr>
      <w:r w:rsidRPr="009120E2">
        <w:rPr>
          <w:i/>
          <w:sz w:val="18"/>
        </w:rPr>
        <w:t xml:space="preserve">                 Value = solar zeni</w:t>
      </w:r>
      <w:r w:rsidR="009404F1">
        <w:rPr>
          <w:i/>
          <w:sz w:val="18"/>
        </w:rPr>
        <w:t>th for each pixel measured in d</w:t>
      </w:r>
      <w:r w:rsidRPr="009120E2">
        <w:rPr>
          <w:i/>
          <w:sz w:val="18"/>
        </w:rPr>
        <w:t>egrees awa</w:t>
      </w:r>
      <w:r w:rsidR="009404F1">
        <w:rPr>
          <w:i/>
          <w:sz w:val="18"/>
        </w:rPr>
        <w:t>y from the sun (0=looking at su</w:t>
      </w:r>
      <w:r w:rsidRPr="009120E2">
        <w:rPr>
          <w:i/>
          <w:sz w:val="18"/>
        </w:rPr>
        <w:t>n)</w:t>
      </w:r>
    </w:p>
    <w:p w14:paraId="2A1A8503" w14:textId="77777777" w:rsidR="009120E2" w:rsidRPr="009120E2" w:rsidRDefault="009120E2" w:rsidP="009120E2">
      <w:pPr>
        <w:rPr>
          <w:i/>
          <w:sz w:val="18"/>
        </w:rPr>
      </w:pPr>
      <w:r w:rsidRPr="009120E2">
        <w:rPr>
          <w:i/>
          <w:sz w:val="18"/>
        </w:rPr>
        <w:t xml:space="preserve">         Attr4: Name = coordinates</w:t>
      </w:r>
    </w:p>
    <w:p w14:paraId="566D94C9" w14:textId="77777777" w:rsidR="009120E2" w:rsidRPr="009120E2" w:rsidRDefault="009120E2" w:rsidP="009120E2">
      <w:pPr>
        <w:rPr>
          <w:i/>
          <w:sz w:val="18"/>
        </w:rPr>
      </w:pPr>
      <w:r w:rsidRPr="009120E2">
        <w:rPr>
          <w:i/>
          <w:sz w:val="18"/>
        </w:rPr>
        <w:t xml:space="preserve">                 Type = 8-bit signed char </w:t>
      </w:r>
    </w:p>
    <w:p w14:paraId="44F1D4E9" w14:textId="77777777" w:rsidR="009120E2" w:rsidRPr="009120E2" w:rsidRDefault="009120E2" w:rsidP="009120E2">
      <w:pPr>
        <w:rPr>
          <w:i/>
          <w:sz w:val="18"/>
        </w:rPr>
      </w:pPr>
      <w:r w:rsidRPr="009120E2">
        <w:rPr>
          <w:i/>
          <w:sz w:val="18"/>
        </w:rPr>
        <w:t xml:space="preserve">                 Count= 18</w:t>
      </w:r>
    </w:p>
    <w:p w14:paraId="0C81CC15" w14:textId="77777777" w:rsidR="009120E2" w:rsidRPr="009120E2" w:rsidRDefault="009120E2" w:rsidP="009120E2">
      <w:pPr>
        <w:rPr>
          <w:i/>
          <w:sz w:val="18"/>
        </w:rPr>
      </w:pPr>
      <w:r w:rsidRPr="009120E2">
        <w:rPr>
          <w:i/>
          <w:sz w:val="18"/>
        </w:rPr>
        <w:t xml:space="preserve">                 Value = longitude latitude</w:t>
      </w:r>
    </w:p>
    <w:p w14:paraId="6A7F0882" w14:textId="77777777" w:rsidR="009120E2" w:rsidRPr="009120E2" w:rsidRDefault="009120E2" w:rsidP="009120E2">
      <w:pPr>
        <w:rPr>
          <w:i/>
          <w:sz w:val="18"/>
        </w:rPr>
      </w:pPr>
      <w:r w:rsidRPr="009120E2">
        <w:rPr>
          <w:i/>
          <w:sz w:val="18"/>
        </w:rPr>
        <w:t xml:space="preserve">         Attr5: Name = RANGE_MISSING</w:t>
      </w:r>
    </w:p>
    <w:p w14:paraId="26765CFD" w14:textId="77777777" w:rsidR="009120E2" w:rsidRPr="009120E2" w:rsidRDefault="009120E2" w:rsidP="009120E2">
      <w:pPr>
        <w:rPr>
          <w:i/>
          <w:sz w:val="18"/>
        </w:rPr>
      </w:pPr>
      <w:r w:rsidRPr="009120E2">
        <w:rPr>
          <w:i/>
          <w:sz w:val="18"/>
        </w:rPr>
        <w:t xml:space="preserve">                 Type = 32-bit floating point </w:t>
      </w:r>
    </w:p>
    <w:p w14:paraId="25DA0FC2" w14:textId="77777777" w:rsidR="009120E2" w:rsidRPr="009120E2" w:rsidRDefault="009120E2" w:rsidP="009120E2">
      <w:pPr>
        <w:rPr>
          <w:i/>
          <w:sz w:val="18"/>
        </w:rPr>
      </w:pPr>
      <w:r w:rsidRPr="009120E2">
        <w:rPr>
          <w:i/>
          <w:sz w:val="18"/>
        </w:rPr>
        <w:t xml:space="preserve">                 Count= 1</w:t>
      </w:r>
    </w:p>
    <w:p w14:paraId="399B41A5" w14:textId="77777777" w:rsidR="009120E2" w:rsidRPr="009120E2" w:rsidRDefault="009120E2" w:rsidP="009120E2">
      <w:pPr>
        <w:rPr>
          <w:i/>
          <w:sz w:val="18"/>
        </w:rPr>
      </w:pPr>
      <w:r w:rsidRPr="009120E2">
        <w:rPr>
          <w:i/>
          <w:sz w:val="18"/>
        </w:rPr>
        <w:t xml:space="preserve">                 Value = -999.000000 </w:t>
      </w:r>
    </w:p>
    <w:p w14:paraId="14322B50" w14:textId="77777777" w:rsidR="009120E2" w:rsidRPr="009120E2" w:rsidRDefault="009120E2" w:rsidP="009120E2">
      <w:pPr>
        <w:rPr>
          <w:i/>
          <w:sz w:val="18"/>
        </w:rPr>
      </w:pPr>
      <w:r w:rsidRPr="009120E2">
        <w:rPr>
          <w:i/>
          <w:sz w:val="18"/>
        </w:rPr>
        <w:t xml:space="preserve">         Attr6: Name = </w:t>
      </w:r>
      <w:proofErr w:type="spellStart"/>
      <w:r w:rsidRPr="009120E2">
        <w:rPr>
          <w:i/>
          <w:sz w:val="18"/>
        </w:rPr>
        <w:t>valid_range</w:t>
      </w:r>
      <w:proofErr w:type="spellEnd"/>
    </w:p>
    <w:p w14:paraId="63B463C4" w14:textId="77777777" w:rsidR="009120E2" w:rsidRPr="009120E2" w:rsidRDefault="009120E2" w:rsidP="009120E2">
      <w:pPr>
        <w:rPr>
          <w:i/>
          <w:sz w:val="18"/>
        </w:rPr>
      </w:pPr>
      <w:r w:rsidRPr="009120E2">
        <w:rPr>
          <w:i/>
          <w:sz w:val="18"/>
        </w:rPr>
        <w:t xml:space="preserve">                 Type = 8-bit signed integer </w:t>
      </w:r>
    </w:p>
    <w:p w14:paraId="1A644FE4" w14:textId="77777777" w:rsidR="009120E2" w:rsidRPr="009120E2" w:rsidRDefault="009120E2" w:rsidP="009120E2">
      <w:pPr>
        <w:rPr>
          <w:i/>
          <w:sz w:val="18"/>
        </w:rPr>
      </w:pPr>
      <w:r w:rsidRPr="009120E2">
        <w:rPr>
          <w:i/>
          <w:sz w:val="18"/>
        </w:rPr>
        <w:t xml:space="preserve">                 Count= 2</w:t>
      </w:r>
    </w:p>
    <w:p w14:paraId="155990B5" w14:textId="77777777" w:rsidR="009120E2" w:rsidRPr="009120E2" w:rsidRDefault="009120E2" w:rsidP="009120E2">
      <w:pPr>
        <w:rPr>
          <w:i/>
          <w:sz w:val="18"/>
        </w:rPr>
      </w:pPr>
      <w:r w:rsidRPr="009120E2">
        <w:rPr>
          <w:i/>
          <w:sz w:val="18"/>
        </w:rPr>
        <w:t xml:space="preserve">                 Value = -127 0 </w:t>
      </w:r>
    </w:p>
    <w:p w14:paraId="2811300B" w14:textId="77777777" w:rsidR="009120E2" w:rsidRPr="009120E2" w:rsidRDefault="009120E2" w:rsidP="009120E2">
      <w:pPr>
        <w:rPr>
          <w:i/>
          <w:sz w:val="18"/>
        </w:rPr>
      </w:pPr>
      <w:r w:rsidRPr="009120E2">
        <w:rPr>
          <w:i/>
          <w:sz w:val="18"/>
        </w:rPr>
        <w:t xml:space="preserve">         Attr7: Name = _</w:t>
      </w:r>
      <w:proofErr w:type="spellStart"/>
      <w:r w:rsidRPr="009120E2">
        <w:rPr>
          <w:i/>
          <w:sz w:val="18"/>
        </w:rPr>
        <w:t>FillValue</w:t>
      </w:r>
      <w:proofErr w:type="spellEnd"/>
    </w:p>
    <w:p w14:paraId="366CE9FE" w14:textId="77777777" w:rsidR="009120E2" w:rsidRPr="009120E2" w:rsidRDefault="009120E2" w:rsidP="009120E2">
      <w:pPr>
        <w:rPr>
          <w:i/>
          <w:sz w:val="18"/>
        </w:rPr>
      </w:pPr>
      <w:r w:rsidRPr="009120E2">
        <w:rPr>
          <w:i/>
          <w:sz w:val="18"/>
        </w:rPr>
        <w:t xml:space="preserve">                 Type = 8-bit signed integer </w:t>
      </w:r>
    </w:p>
    <w:p w14:paraId="0B598081" w14:textId="77777777" w:rsidR="009120E2" w:rsidRPr="009120E2" w:rsidRDefault="009120E2" w:rsidP="009120E2">
      <w:pPr>
        <w:rPr>
          <w:i/>
          <w:sz w:val="18"/>
        </w:rPr>
      </w:pPr>
      <w:r w:rsidRPr="009120E2">
        <w:rPr>
          <w:i/>
          <w:sz w:val="18"/>
        </w:rPr>
        <w:t xml:space="preserve">                 Count= 1</w:t>
      </w:r>
    </w:p>
    <w:p w14:paraId="03A3966E" w14:textId="77777777" w:rsidR="009120E2" w:rsidRPr="009120E2" w:rsidRDefault="009120E2" w:rsidP="009120E2">
      <w:pPr>
        <w:rPr>
          <w:i/>
          <w:sz w:val="18"/>
        </w:rPr>
      </w:pPr>
      <w:r w:rsidRPr="009120E2">
        <w:rPr>
          <w:i/>
          <w:sz w:val="18"/>
        </w:rPr>
        <w:t xml:space="preserve">                 Value = -128 </w:t>
      </w:r>
    </w:p>
    <w:p w14:paraId="35CEAAF7" w14:textId="77777777" w:rsidR="009120E2" w:rsidRPr="009120E2" w:rsidRDefault="009120E2" w:rsidP="009120E2">
      <w:pPr>
        <w:rPr>
          <w:i/>
          <w:sz w:val="18"/>
        </w:rPr>
      </w:pPr>
      <w:r w:rsidRPr="009120E2">
        <w:rPr>
          <w:i/>
          <w:sz w:val="18"/>
        </w:rPr>
        <w:t xml:space="preserve">         Attr8: Name = RANGE_MIN</w:t>
      </w:r>
    </w:p>
    <w:p w14:paraId="548197A0" w14:textId="77777777" w:rsidR="009120E2" w:rsidRPr="009120E2" w:rsidRDefault="009120E2" w:rsidP="009120E2">
      <w:pPr>
        <w:rPr>
          <w:i/>
          <w:sz w:val="18"/>
        </w:rPr>
      </w:pPr>
      <w:r w:rsidRPr="009120E2">
        <w:rPr>
          <w:i/>
          <w:sz w:val="18"/>
        </w:rPr>
        <w:t xml:space="preserve">                 Type = 32-bit floating point </w:t>
      </w:r>
    </w:p>
    <w:p w14:paraId="0AA2C36C" w14:textId="77777777" w:rsidR="009120E2" w:rsidRPr="009120E2" w:rsidRDefault="009120E2" w:rsidP="009120E2">
      <w:pPr>
        <w:rPr>
          <w:i/>
          <w:sz w:val="18"/>
        </w:rPr>
      </w:pPr>
      <w:r w:rsidRPr="009120E2">
        <w:rPr>
          <w:i/>
          <w:sz w:val="18"/>
        </w:rPr>
        <w:t xml:space="preserve">                 Count= 1</w:t>
      </w:r>
    </w:p>
    <w:p w14:paraId="212FC819" w14:textId="77777777" w:rsidR="009120E2" w:rsidRPr="009120E2" w:rsidRDefault="009120E2" w:rsidP="009120E2">
      <w:pPr>
        <w:rPr>
          <w:i/>
          <w:sz w:val="18"/>
        </w:rPr>
      </w:pPr>
      <w:r w:rsidRPr="009120E2">
        <w:rPr>
          <w:i/>
          <w:sz w:val="18"/>
        </w:rPr>
        <w:t xml:space="preserve">                 Value = 0.000000 </w:t>
      </w:r>
    </w:p>
    <w:p w14:paraId="411C33F5" w14:textId="77777777" w:rsidR="009120E2" w:rsidRPr="009120E2" w:rsidRDefault="009120E2" w:rsidP="009120E2">
      <w:pPr>
        <w:rPr>
          <w:i/>
          <w:sz w:val="18"/>
        </w:rPr>
      </w:pPr>
      <w:r w:rsidRPr="009120E2">
        <w:rPr>
          <w:i/>
          <w:sz w:val="18"/>
        </w:rPr>
        <w:t xml:space="preserve">         Attr9: Name = RANGE_MAX</w:t>
      </w:r>
    </w:p>
    <w:p w14:paraId="720225C7" w14:textId="77777777" w:rsidR="009120E2" w:rsidRPr="009120E2" w:rsidRDefault="009120E2" w:rsidP="009120E2">
      <w:pPr>
        <w:rPr>
          <w:i/>
          <w:sz w:val="18"/>
        </w:rPr>
      </w:pPr>
      <w:r w:rsidRPr="009120E2">
        <w:rPr>
          <w:i/>
          <w:sz w:val="18"/>
        </w:rPr>
        <w:t xml:space="preserve">                 Type = 32-bit floating point </w:t>
      </w:r>
    </w:p>
    <w:p w14:paraId="57703316" w14:textId="77777777" w:rsidR="009120E2" w:rsidRPr="009120E2" w:rsidRDefault="009120E2" w:rsidP="009120E2">
      <w:pPr>
        <w:rPr>
          <w:i/>
          <w:sz w:val="18"/>
        </w:rPr>
      </w:pPr>
      <w:r w:rsidRPr="009120E2">
        <w:rPr>
          <w:i/>
          <w:sz w:val="18"/>
        </w:rPr>
        <w:t xml:space="preserve">                 Count= 1</w:t>
      </w:r>
    </w:p>
    <w:p w14:paraId="0664AD22" w14:textId="77777777" w:rsidR="009120E2" w:rsidRPr="009120E2" w:rsidRDefault="009120E2" w:rsidP="009120E2">
      <w:pPr>
        <w:rPr>
          <w:i/>
          <w:sz w:val="18"/>
        </w:rPr>
      </w:pPr>
      <w:r w:rsidRPr="009120E2">
        <w:rPr>
          <w:i/>
          <w:sz w:val="18"/>
        </w:rPr>
        <w:t xml:space="preserve">                 Value = 180.000000 </w:t>
      </w:r>
    </w:p>
    <w:p w14:paraId="5F52B888" w14:textId="77777777" w:rsidR="009120E2" w:rsidRPr="009120E2" w:rsidRDefault="009120E2" w:rsidP="009120E2">
      <w:pPr>
        <w:rPr>
          <w:i/>
          <w:sz w:val="18"/>
        </w:rPr>
      </w:pPr>
      <w:r w:rsidRPr="009120E2">
        <w:rPr>
          <w:i/>
          <w:sz w:val="18"/>
        </w:rPr>
        <w:t xml:space="preserve">         Attr10: Name = SCALED_MIN</w:t>
      </w:r>
    </w:p>
    <w:p w14:paraId="037E28AE" w14:textId="77777777" w:rsidR="009120E2" w:rsidRPr="009120E2" w:rsidRDefault="009120E2" w:rsidP="009120E2">
      <w:pPr>
        <w:rPr>
          <w:i/>
          <w:sz w:val="18"/>
        </w:rPr>
      </w:pPr>
      <w:r w:rsidRPr="009120E2">
        <w:rPr>
          <w:i/>
          <w:sz w:val="18"/>
        </w:rPr>
        <w:t xml:space="preserve">                 Type = 32-bit signed integer </w:t>
      </w:r>
    </w:p>
    <w:p w14:paraId="19EB4493" w14:textId="77777777" w:rsidR="009120E2" w:rsidRPr="009120E2" w:rsidRDefault="009120E2" w:rsidP="009120E2">
      <w:pPr>
        <w:rPr>
          <w:i/>
          <w:sz w:val="18"/>
        </w:rPr>
      </w:pPr>
      <w:r w:rsidRPr="009120E2">
        <w:rPr>
          <w:i/>
          <w:sz w:val="18"/>
        </w:rPr>
        <w:t xml:space="preserve">                 Count= 1</w:t>
      </w:r>
    </w:p>
    <w:p w14:paraId="71B27911" w14:textId="77777777" w:rsidR="009120E2" w:rsidRPr="009120E2" w:rsidRDefault="009120E2" w:rsidP="009120E2">
      <w:pPr>
        <w:rPr>
          <w:i/>
          <w:sz w:val="18"/>
        </w:rPr>
      </w:pPr>
      <w:r w:rsidRPr="009120E2">
        <w:rPr>
          <w:i/>
          <w:sz w:val="18"/>
        </w:rPr>
        <w:t xml:space="preserve">                 Value = -127 </w:t>
      </w:r>
    </w:p>
    <w:p w14:paraId="66DB6DD2" w14:textId="77777777" w:rsidR="009120E2" w:rsidRPr="009120E2" w:rsidRDefault="009120E2" w:rsidP="009120E2">
      <w:pPr>
        <w:rPr>
          <w:i/>
          <w:sz w:val="18"/>
        </w:rPr>
      </w:pPr>
      <w:r w:rsidRPr="009120E2">
        <w:rPr>
          <w:i/>
          <w:sz w:val="18"/>
        </w:rPr>
        <w:t xml:space="preserve">         Attr11: Name = SCALED_MAX</w:t>
      </w:r>
    </w:p>
    <w:p w14:paraId="0B10F9D1" w14:textId="77777777" w:rsidR="009120E2" w:rsidRPr="009120E2" w:rsidRDefault="009120E2" w:rsidP="009120E2">
      <w:pPr>
        <w:rPr>
          <w:i/>
          <w:sz w:val="18"/>
        </w:rPr>
      </w:pPr>
      <w:r w:rsidRPr="009120E2">
        <w:rPr>
          <w:i/>
          <w:sz w:val="18"/>
        </w:rPr>
        <w:t xml:space="preserve">                 Type = 32-bit signed integer </w:t>
      </w:r>
    </w:p>
    <w:p w14:paraId="254C8950" w14:textId="77777777" w:rsidR="009120E2" w:rsidRPr="009120E2" w:rsidRDefault="009120E2" w:rsidP="009120E2">
      <w:pPr>
        <w:rPr>
          <w:i/>
          <w:sz w:val="18"/>
        </w:rPr>
      </w:pPr>
      <w:r w:rsidRPr="009120E2">
        <w:rPr>
          <w:i/>
          <w:sz w:val="18"/>
        </w:rPr>
        <w:t xml:space="preserve">                 Count= 1</w:t>
      </w:r>
    </w:p>
    <w:p w14:paraId="043C995C" w14:textId="77777777" w:rsidR="009120E2" w:rsidRPr="009120E2" w:rsidRDefault="009120E2" w:rsidP="009120E2">
      <w:pPr>
        <w:rPr>
          <w:i/>
          <w:sz w:val="18"/>
        </w:rPr>
      </w:pPr>
      <w:r w:rsidRPr="009120E2">
        <w:rPr>
          <w:i/>
          <w:sz w:val="18"/>
        </w:rPr>
        <w:lastRenderedPageBreak/>
        <w:t xml:space="preserve">                 Value = 127 </w:t>
      </w:r>
    </w:p>
    <w:p w14:paraId="23D402FD" w14:textId="77777777" w:rsidR="009120E2" w:rsidRPr="009120E2" w:rsidRDefault="009120E2" w:rsidP="009120E2">
      <w:pPr>
        <w:rPr>
          <w:i/>
          <w:sz w:val="18"/>
        </w:rPr>
      </w:pPr>
      <w:r w:rsidRPr="009120E2">
        <w:rPr>
          <w:i/>
          <w:sz w:val="18"/>
        </w:rPr>
        <w:t xml:space="preserve">         Attr12: Name = SCALED_MISSING</w:t>
      </w:r>
    </w:p>
    <w:p w14:paraId="17836FF7" w14:textId="77777777" w:rsidR="009120E2" w:rsidRPr="009120E2" w:rsidRDefault="009120E2" w:rsidP="009120E2">
      <w:pPr>
        <w:rPr>
          <w:i/>
          <w:sz w:val="18"/>
        </w:rPr>
      </w:pPr>
      <w:r w:rsidRPr="009120E2">
        <w:rPr>
          <w:i/>
          <w:sz w:val="18"/>
        </w:rPr>
        <w:t xml:space="preserve">                 Type = 32-bit signed integer </w:t>
      </w:r>
    </w:p>
    <w:p w14:paraId="286B1838" w14:textId="77777777" w:rsidR="009120E2" w:rsidRPr="009120E2" w:rsidRDefault="009120E2" w:rsidP="009120E2">
      <w:pPr>
        <w:rPr>
          <w:i/>
          <w:sz w:val="18"/>
        </w:rPr>
      </w:pPr>
      <w:r w:rsidRPr="009120E2">
        <w:rPr>
          <w:i/>
          <w:sz w:val="18"/>
        </w:rPr>
        <w:t xml:space="preserve">                 Count= 1</w:t>
      </w:r>
    </w:p>
    <w:p w14:paraId="2F8CECBE" w14:textId="77777777" w:rsidR="009120E2" w:rsidRPr="009120E2" w:rsidRDefault="009120E2" w:rsidP="009120E2">
      <w:pPr>
        <w:rPr>
          <w:i/>
          <w:sz w:val="18"/>
        </w:rPr>
      </w:pPr>
      <w:r w:rsidRPr="009120E2">
        <w:rPr>
          <w:i/>
          <w:sz w:val="18"/>
        </w:rPr>
        <w:t xml:space="preserve">                 Value = -128 </w:t>
      </w:r>
    </w:p>
    <w:p w14:paraId="4C630B0A" w14:textId="77777777" w:rsidR="009120E2" w:rsidRPr="009120E2" w:rsidRDefault="009120E2" w:rsidP="009120E2">
      <w:pPr>
        <w:rPr>
          <w:i/>
          <w:sz w:val="18"/>
        </w:rPr>
      </w:pPr>
      <w:r w:rsidRPr="009120E2">
        <w:rPr>
          <w:i/>
          <w:sz w:val="18"/>
        </w:rPr>
        <w:t xml:space="preserve">         Attr13: Name = </w:t>
      </w:r>
      <w:proofErr w:type="spellStart"/>
      <w:r w:rsidRPr="009120E2">
        <w:rPr>
          <w:i/>
          <w:sz w:val="18"/>
        </w:rPr>
        <w:t>scale_factor</w:t>
      </w:r>
      <w:proofErr w:type="spellEnd"/>
    </w:p>
    <w:p w14:paraId="0EAB6C8E" w14:textId="77777777" w:rsidR="009120E2" w:rsidRPr="009120E2" w:rsidRDefault="009120E2" w:rsidP="009120E2">
      <w:pPr>
        <w:rPr>
          <w:i/>
          <w:sz w:val="18"/>
        </w:rPr>
      </w:pPr>
      <w:r w:rsidRPr="009120E2">
        <w:rPr>
          <w:i/>
          <w:sz w:val="18"/>
        </w:rPr>
        <w:t xml:space="preserve">                 Type = 32-bit floating point </w:t>
      </w:r>
    </w:p>
    <w:p w14:paraId="617048F8" w14:textId="77777777" w:rsidR="009120E2" w:rsidRPr="009120E2" w:rsidRDefault="009120E2" w:rsidP="009120E2">
      <w:pPr>
        <w:rPr>
          <w:i/>
          <w:sz w:val="18"/>
        </w:rPr>
      </w:pPr>
      <w:r w:rsidRPr="009120E2">
        <w:rPr>
          <w:i/>
          <w:sz w:val="18"/>
        </w:rPr>
        <w:t xml:space="preserve">                 Count= 1</w:t>
      </w:r>
    </w:p>
    <w:p w14:paraId="2BAC3394" w14:textId="77777777" w:rsidR="009120E2" w:rsidRPr="009120E2" w:rsidRDefault="009120E2" w:rsidP="009120E2">
      <w:pPr>
        <w:rPr>
          <w:i/>
          <w:sz w:val="18"/>
        </w:rPr>
      </w:pPr>
      <w:r w:rsidRPr="009120E2">
        <w:rPr>
          <w:i/>
          <w:sz w:val="18"/>
        </w:rPr>
        <w:t xml:space="preserve">                 Value = 0.708661 </w:t>
      </w:r>
    </w:p>
    <w:p w14:paraId="0843744F" w14:textId="77777777" w:rsidR="009120E2" w:rsidRPr="009120E2" w:rsidRDefault="009120E2" w:rsidP="009120E2">
      <w:pPr>
        <w:rPr>
          <w:i/>
          <w:sz w:val="18"/>
        </w:rPr>
      </w:pPr>
      <w:r w:rsidRPr="009120E2">
        <w:rPr>
          <w:i/>
          <w:sz w:val="18"/>
        </w:rPr>
        <w:t xml:space="preserve">         Attr14: Name = </w:t>
      </w:r>
      <w:proofErr w:type="spellStart"/>
      <w:r w:rsidRPr="009120E2">
        <w:rPr>
          <w:i/>
          <w:sz w:val="18"/>
        </w:rPr>
        <w:t>add_offset</w:t>
      </w:r>
      <w:proofErr w:type="spellEnd"/>
    </w:p>
    <w:p w14:paraId="1ED1AF60" w14:textId="77777777" w:rsidR="009120E2" w:rsidRPr="009120E2" w:rsidRDefault="009120E2" w:rsidP="009120E2">
      <w:pPr>
        <w:rPr>
          <w:i/>
          <w:sz w:val="18"/>
        </w:rPr>
      </w:pPr>
      <w:r w:rsidRPr="009120E2">
        <w:rPr>
          <w:i/>
          <w:sz w:val="18"/>
        </w:rPr>
        <w:t xml:space="preserve">                 Type = 32-bit floating point </w:t>
      </w:r>
    </w:p>
    <w:p w14:paraId="6D41C3F3" w14:textId="77777777" w:rsidR="009120E2" w:rsidRPr="009120E2" w:rsidRDefault="009120E2" w:rsidP="009120E2">
      <w:pPr>
        <w:rPr>
          <w:i/>
          <w:sz w:val="18"/>
        </w:rPr>
      </w:pPr>
      <w:r w:rsidRPr="009120E2">
        <w:rPr>
          <w:i/>
          <w:sz w:val="18"/>
        </w:rPr>
        <w:t xml:space="preserve">                 Count= 1</w:t>
      </w:r>
    </w:p>
    <w:p w14:paraId="0F072576" w14:textId="77777777" w:rsidR="009120E2" w:rsidRPr="009120E2" w:rsidRDefault="009120E2" w:rsidP="009120E2">
      <w:pPr>
        <w:rPr>
          <w:i/>
          <w:sz w:val="18"/>
        </w:rPr>
      </w:pPr>
      <w:r w:rsidRPr="009120E2">
        <w:rPr>
          <w:i/>
          <w:sz w:val="18"/>
        </w:rPr>
        <w:t xml:space="preserve">                 Value = 90.000000</w:t>
      </w:r>
    </w:p>
    <w:p w14:paraId="2034CDCD" w14:textId="77777777" w:rsidR="009120E2" w:rsidRDefault="009120E2" w:rsidP="00AB6AC3"/>
    <w:p w14:paraId="24C7F236" w14:textId="77777777" w:rsidR="009120E2" w:rsidRDefault="009120E2" w:rsidP="00AB6AC3"/>
    <w:p w14:paraId="25A3D90F" w14:textId="77777777" w:rsidR="009120E2" w:rsidRDefault="009120E2" w:rsidP="00AB6AC3"/>
    <w:p w14:paraId="19CAED51" w14:textId="77777777" w:rsidR="003A2C18" w:rsidRDefault="003A2C18" w:rsidP="003A2C18">
      <w:pPr>
        <w:pStyle w:val="Heading1"/>
      </w:pPr>
      <w:bookmarkStart w:id="439" w:name="_Toc257364723"/>
      <w:r>
        <w:t>Algorithms</w:t>
      </w:r>
      <w:bookmarkEnd w:id="439"/>
    </w:p>
    <w:p w14:paraId="18FF003D" w14:textId="77777777" w:rsidR="003A2C18" w:rsidRDefault="003A2C18" w:rsidP="00AB6AC3"/>
    <w:p w14:paraId="09B8E667" w14:textId="77777777" w:rsidR="003A2C18" w:rsidRPr="003A2C18" w:rsidRDefault="003A2C18" w:rsidP="003A2C18">
      <w:pPr>
        <w:pStyle w:val="Heading2"/>
        <w:rPr>
          <w:rFonts w:asciiTheme="minorHAnsi" w:hAnsiTheme="minorHAnsi"/>
        </w:rPr>
      </w:pPr>
      <w:bookmarkStart w:id="440" w:name="_Toc257364724"/>
      <w:r w:rsidRPr="003A2C18">
        <w:rPr>
          <w:rFonts w:asciiTheme="minorHAnsi" w:hAnsiTheme="minorHAnsi"/>
        </w:rPr>
        <w:t>Cloud Detection</w:t>
      </w:r>
      <w:bookmarkEnd w:id="440"/>
    </w:p>
    <w:p w14:paraId="156BA06A" w14:textId="77777777" w:rsidR="003A2C18" w:rsidRPr="003A2C18" w:rsidRDefault="003A2C18" w:rsidP="00AB6AC3">
      <w:pPr>
        <w:rPr>
          <w:rFonts w:cs="Times New Roman"/>
          <w:color w:val="000000"/>
        </w:rPr>
      </w:pPr>
      <w:proofErr w:type="spellStart"/>
      <w:r w:rsidRPr="003A2C18">
        <w:rPr>
          <w:rFonts w:cs="Times New Roman"/>
          <w:color w:val="000000"/>
        </w:rPr>
        <w:t>Heidinger</w:t>
      </w:r>
      <w:proofErr w:type="spellEnd"/>
      <w:r w:rsidRPr="003A2C18">
        <w:rPr>
          <w:rFonts w:cs="Times New Roman"/>
          <w:color w:val="000000"/>
        </w:rPr>
        <w:t xml:space="preserve"> et al. </w:t>
      </w:r>
      <w:r w:rsidR="005F2D2E" w:rsidRPr="003A2C18">
        <w:rPr>
          <w:rFonts w:cs="Times New Roman"/>
          <w:color w:val="000000"/>
        </w:rPr>
        <w:t>(</w:t>
      </w:r>
      <w:r w:rsidRPr="003A2C18">
        <w:rPr>
          <w:rFonts w:cs="Times New Roman"/>
          <w:color w:val="000000"/>
        </w:rPr>
        <w:t xml:space="preserve">2012) describes the cloud detection scheme employed in </w:t>
      </w:r>
      <w:r w:rsidR="00874A2F">
        <w:rPr>
          <w:rFonts w:cs="Times New Roman"/>
          <w:color w:val="000000"/>
        </w:rPr>
        <w:t>CLAVR-x. The CLAVR</w:t>
      </w:r>
      <w:r w:rsidRPr="003A2C18">
        <w:rPr>
          <w:rFonts w:cs="Times New Roman"/>
          <w:color w:val="000000"/>
        </w:rPr>
        <w:t xml:space="preserve">-x technique is a naïve Bayesian methodology. </w:t>
      </w:r>
      <w:r w:rsidR="00874A2F">
        <w:rPr>
          <w:rFonts w:cs="Times New Roman"/>
          <w:color w:val="000000"/>
        </w:rPr>
        <w:t xml:space="preserve">For the AVHRR, </w:t>
      </w:r>
      <w:r w:rsidR="005F2D2E">
        <w:rPr>
          <w:rFonts w:cs="Times New Roman"/>
          <w:color w:val="000000"/>
        </w:rPr>
        <w:t>a</w:t>
      </w:r>
      <w:r w:rsidR="005F2D2E" w:rsidRPr="003A2C18">
        <w:rPr>
          <w:rFonts w:cs="Times New Roman"/>
          <w:color w:val="000000"/>
        </w:rPr>
        <w:t xml:space="preserve">n </w:t>
      </w:r>
      <w:r w:rsidRPr="003A2C18">
        <w:rPr>
          <w:rFonts w:cs="Times New Roman"/>
          <w:color w:val="000000"/>
        </w:rPr>
        <w:t xml:space="preserve">analysis of co-located NOAA-18/AVHRR and CALIPSO/CALIOP observations was used to automatically derive the Bayesian classifiers globally. </w:t>
      </w:r>
      <w:r w:rsidR="00874A2F">
        <w:rPr>
          <w:rFonts w:cs="Times New Roman"/>
          <w:color w:val="000000"/>
        </w:rPr>
        <w:t>This methodology has been extended to all of the sensors supported by CLAVR-x.  The resulting algorithm uses 12</w:t>
      </w:r>
      <w:r w:rsidRPr="003A2C18">
        <w:rPr>
          <w:rFonts w:cs="Times New Roman"/>
          <w:color w:val="000000"/>
        </w:rPr>
        <w:t xml:space="preserve"> Bayesian classifiers computed for 7 separate surface types. Relative to CALIPSO, the final </w:t>
      </w:r>
      <w:r w:rsidR="00874A2F">
        <w:rPr>
          <w:rFonts w:cs="Times New Roman"/>
          <w:color w:val="000000"/>
        </w:rPr>
        <w:t xml:space="preserve">AVHRR </w:t>
      </w:r>
      <w:r w:rsidRPr="003A2C18">
        <w:rPr>
          <w:rFonts w:cs="Times New Roman"/>
          <w:color w:val="000000"/>
        </w:rPr>
        <w:t xml:space="preserve">results show a probability of correct detection of roughly 90% over water, deserts and snow-free land, 75% over the Arctic and below 70% over the </w:t>
      </w:r>
      <w:r w:rsidR="00874A2F">
        <w:rPr>
          <w:rFonts w:cs="Times New Roman"/>
          <w:color w:val="000000"/>
        </w:rPr>
        <w:t>Antarctic. Comparisons of the AVHRR CLAVR</w:t>
      </w:r>
      <w:r w:rsidRPr="003A2C18">
        <w:rPr>
          <w:rFonts w:cs="Times New Roman"/>
          <w:color w:val="000000"/>
        </w:rPr>
        <w:t>-x results to those from ISCCP and MODIS GEWEX submissions indicate close agreement with zonal mean differences in cloud amount, bein</w:t>
      </w:r>
      <w:r w:rsidR="00874A2F">
        <w:rPr>
          <w:rFonts w:cs="Times New Roman"/>
          <w:color w:val="000000"/>
        </w:rPr>
        <w:t xml:space="preserve">g less than 5% over most zones.   </w:t>
      </w:r>
      <w:r w:rsidRPr="003A2C18">
        <w:rPr>
          <w:rFonts w:cs="Times New Roman"/>
          <w:color w:val="000000"/>
        </w:rPr>
        <w:t>Most areas of difference coincide with regions where the Bayesian cloud mask reported elevated uncertainties. The ability to report uncertainties is a critical component of this approach though this information is not reported in the GEWEX data set.</w:t>
      </w:r>
    </w:p>
    <w:p w14:paraId="5CF5AF50" w14:textId="77777777" w:rsidR="003A2C18" w:rsidRPr="003A2C18" w:rsidRDefault="003A2C18" w:rsidP="00AB6AC3">
      <w:pPr>
        <w:rPr>
          <w:rFonts w:cs="Times New Roman"/>
          <w:color w:val="000000"/>
        </w:rPr>
      </w:pPr>
    </w:p>
    <w:p w14:paraId="585381BA" w14:textId="77777777" w:rsidR="003A2C18" w:rsidRPr="003A2C18" w:rsidRDefault="003A2C18" w:rsidP="003A2C18">
      <w:pPr>
        <w:pStyle w:val="Heading2"/>
        <w:rPr>
          <w:rFonts w:asciiTheme="minorHAnsi" w:hAnsiTheme="minorHAnsi"/>
          <w:sz w:val="24"/>
          <w:szCs w:val="24"/>
        </w:rPr>
      </w:pPr>
      <w:bookmarkStart w:id="441" w:name="_Toc257364725"/>
      <w:r w:rsidRPr="003A2C18">
        <w:rPr>
          <w:rFonts w:asciiTheme="minorHAnsi" w:hAnsiTheme="minorHAnsi"/>
          <w:sz w:val="24"/>
          <w:szCs w:val="24"/>
        </w:rPr>
        <w:t>Cloud Phase and Type Estimation</w:t>
      </w:r>
      <w:bookmarkEnd w:id="441"/>
    </w:p>
    <w:p w14:paraId="16A4AB78" w14:textId="77777777" w:rsidR="003A2C18" w:rsidRPr="003A2C18" w:rsidRDefault="003A2C18" w:rsidP="003A2C18">
      <w:pPr>
        <w:tabs>
          <w:tab w:val="left" w:pos="6828"/>
        </w:tabs>
        <w:rPr>
          <w:rFonts w:cs="Times New Roman"/>
          <w:color w:val="000000"/>
        </w:rPr>
      </w:pPr>
      <w:r w:rsidRPr="003A2C18">
        <w:rPr>
          <w:rFonts w:cs="Times New Roman"/>
          <w:color w:val="000000"/>
        </w:rPr>
        <w:t xml:space="preserve">The cloud typing routine classifies each pixel into one of seven categories (0-clear, 1-fog, 2-liquid water cloud, 3-supercooled water cloud, 4-opaque ice, 5-cirrus, 6 – multilayer cirrus). These were chosen because they represent a minimum set of types evident in the spectral signatures provided by the AVHRR. The multi-layer cirrus type is restricted to semi-transparent cirrus that overlies a warmer and lower-level cloud. The actual technique is described in </w:t>
      </w:r>
      <w:proofErr w:type="spellStart"/>
      <w:r w:rsidRPr="003A2C18">
        <w:rPr>
          <w:rFonts w:cs="Times New Roman"/>
          <w:color w:val="000000"/>
        </w:rPr>
        <w:t>Pavolonis</w:t>
      </w:r>
      <w:proofErr w:type="spellEnd"/>
      <w:r w:rsidRPr="003A2C18">
        <w:rPr>
          <w:rFonts w:cs="Times New Roman"/>
          <w:color w:val="000000"/>
        </w:rPr>
        <w:t xml:space="preserve"> et al. </w:t>
      </w:r>
      <w:r w:rsidR="005F2D2E" w:rsidRPr="003A2C18">
        <w:rPr>
          <w:rFonts w:cs="Times New Roman"/>
          <w:color w:val="000000"/>
        </w:rPr>
        <w:t>(</w:t>
      </w:r>
      <w:r w:rsidRPr="003A2C18">
        <w:rPr>
          <w:rFonts w:cs="Times New Roman"/>
          <w:color w:val="000000"/>
        </w:rPr>
        <w:t xml:space="preserve">2005). The multi-layer detection is described in </w:t>
      </w:r>
      <w:proofErr w:type="spellStart"/>
      <w:r w:rsidRPr="003A2C18">
        <w:rPr>
          <w:rFonts w:cs="Times New Roman"/>
          <w:color w:val="000000"/>
        </w:rPr>
        <w:t>Pavolonis</w:t>
      </w:r>
      <w:proofErr w:type="spellEnd"/>
      <w:r w:rsidRPr="003A2C18">
        <w:rPr>
          <w:rFonts w:cs="Times New Roman"/>
          <w:color w:val="000000"/>
        </w:rPr>
        <w:t xml:space="preserve"> and </w:t>
      </w:r>
      <w:proofErr w:type="spellStart"/>
      <w:r w:rsidRPr="003A2C18">
        <w:rPr>
          <w:rFonts w:cs="Times New Roman"/>
          <w:color w:val="000000"/>
        </w:rPr>
        <w:t>Heidinger</w:t>
      </w:r>
      <w:proofErr w:type="spellEnd"/>
      <w:r w:rsidRPr="003A2C18">
        <w:rPr>
          <w:rFonts w:cs="Times New Roman"/>
          <w:color w:val="000000"/>
        </w:rPr>
        <w:t xml:space="preserve"> </w:t>
      </w:r>
      <w:r w:rsidR="005F2D2E" w:rsidRPr="003A2C18">
        <w:rPr>
          <w:rFonts w:cs="Times New Roman"/>
          <w:color w:val="000000"/>
        </w:rPr>
        <w:t>(</w:t>
      </w:r>
      <w:r w:rsidRPr="003A2C18">
        <w:rPr>
          <w:rFonts w:cs="Times New Roman"/>
          <w:color w:val="000000"/>
        </w:rPr>
        <w:t xml:space="preserve">2004) and global results are shown and compared to other estimates in </w:t>
      </w:r>
      <w:proofErr w:type="spellStart"/>
      <w:r w:rsidRPr="003A2C18">
        <w:rPr>
          <w:rFonts w:cs="Times New Roman"/>
          <w:color w:val="000000"/>
        </w:rPr>
        <w:t>Heidinger</w:t>
      </w:r>
      <w:proofErr w:type="spellEnd"/>
      <w:r w:rsidRPr="003A2C18">
        <w:rPr>
          <w:rFonts w:cs="Times New Roman"/>
          <w:color w:val="000000"/>
        </w:rPr>
        <w:t xml:space="preserve"> and </w:t>
      </w:r>
      <w:proofErr w:type="spellStart"/>
      <w:r w:rsidRPr="003A2C18">
        <w:rPr>
          <w:rFonts w:cs="Times New Roman"/>
          <w:color w:val="000000"/>
        </w:rPr>
        <w:t>Pavolonis</w:t>
      </w:r>
      <w:proofErr w:type="spellEnd"/>
      <w:r w:rsidRPr="003A2C18">
        <w:rPr>
          <w:rFonts w:cs="Times New Roman"/>
          <w:color w:val="000000"/>
        </w:rPr>
        <w:t xml:space="preserve"> </w:t>
      </w:r>
      <w:r w:rsidR="005F2D2E" w:rsidRPr="003A2C18">
        <w:rPr>
          <w:rFonts w:cs="Times New Roman"/>
          <w:color w:val="000000"/>
        </w:rPr>
        <w:t>(</w:t>
      </w:r>
      <w:r w:rsidRPr="003A2C18">
        <w:rPr>
          <w:rFonts w:cs="Times New Roman"/>
          <w:color w:val="000000"/>
        </w:rPr>
        <w:t>2005).</w:t>
      </w:r>
    </w:p>
    <w:p w14:paraId="4652C77A" w14:textId="77777777" w:rsidR="003A2C18" w:rsidRPr="003A2C18" w:rsidRDefault="003A2C18" w:rsidP="003A2C18">
      <w:pPr>
        <w:tabs>
          <w:tab w:val="left" w:pos="6828"/>
        </w:tabs>
        <w:rPr>
          <w:rFonts w:cs="Times New Roman"/>
          <w:color w:val="000000"/>
        </w:rPr>
      </w:pPr>
    </w:p>
    <w:p w14:paraId="70BB6597" w14:textId="77777777" w:rsidR="003A2C18" w:rsidRPr="003A2C18" w:rsidRDefault="003A2C18" w:rsidP="003A2C18">
      <w:pPr>
        <w:pStyle w:val="Heading2"/>
      </w:pPr>
      <w:bookmarkStart w:id="442" w:name="_Toc257364726"/>
      <w:r w:rsidRPr="003A2C18">
        <w:lastRenderedPageBreak/>
        <w:t>AWG Cloud Height Algorithm (ACHA)</w:t>
      </w:r>
      <w:bookmarkEnd w:id="442"/>
    </w:p>
    <w:p w14:paraId="60353CA0" w14:textId="77777777" w:rsidR="003A2C18" w:rsidRDefault="003A2C18" w:rsidP="003A2C18">
      <w:pPr>
        <w:tabs>
          <w:tab w:val="left" w:pos="6828"/>
        </w:tabs>
        <w:rPr>
          <w:rFonts w:cs="Times New Roman"/>
          <w:color w:val="000000"/>
        </w:rPr>
      </w:pPr>
      <w:r w:rsidRPr="003A2C18">
        <w:rPr>
          <w:rFonts w:cs="Times New Roman"/>
          <w:color w:val="000000"/>
        </w:rPr>
        <w:t xml:space="preserve">Cloud temperature CT and emissivity CEM are retrieved by an optimal estimation approach based on split window observations (11 and 12 </w:t>
      </w:r>
      <w:proofErr w:type="spellStart"/>
      <w:r w:rsidRPr="003A2C18">
        <w:rPr>
          <w:rFonts w:cs="Helvetica"/>
          <w:color w:val="000000"/>
        </w:rPr>
        <w:t>μ</w:t>
      </w:r>
      <w:r w:rsidRPr="003A2C18">
        <w:rPr>
          <w:rFonts w:cs="Times New Roman"/>
          <w:color w:val="000000"/>
        </w:rPr>
        <w:t>m</w:t>
      </w:r>
      <w:proofErr w:type="spellEnd"/>
      <w:r w:rsidRPr="003A2C18">
        <w:rPr>
          <w:rFonts w:cs="Times New Roman"/>
          <w:color w:val="000000"/>
        </w:rPr>
        <w:t xml:space="preserve">). This algorithm is described and evaluated in </w:t>
      </w:r>
      <w:proofErr w:type="spellStart"/>
      <w:r w:rsidRPr="003A2C18">
        <w:rPr>
          <w:rFonts w:cs="Times New Roman"/>
          <w:color w:val="000000"/>
        </w:rPr>
        <w:t>Heidinger</w:t>
      </w:r>
      <w:proofErr w:type="spellEnd"/>
      <w:r w:rsidRPr="003A2C18">
        <w:rPr>
          <w:rFonts w:cs="Times New Roman"/>
          <w:color w:val="000000"/>
        </w:rPr>
        <w:t xml:space="preserve"> and </w:t>
      </w:r>
      <w:proofErr w:type="spellStart"/>
      <w:r w:rsidRPr="003A2C18">
        <w:rPr>
          <w:rFonts w:cs="Times New Roman"/>
          <w:color w:val="000000"/>
        </w:rPr>
        <w:t>Pavolonis</w:t>
      </w:r>
      <w:proofErr w:type="spellEnd"/>
      <w:r w:rsidRPr="003A2C18">
        <w:rPr>
          <w:rFonts w:cs="Times New Roman"/>
          <w:color w:val="000000"/>
        </w:rPr>
        <w:t xml:space="preserve"> </w:t>
      </w:r>
      <w:r w:rsidR="005F2D2E" w:rsidRPr="003A2C18">
        <w:rPr>
          <w:rFonts w:cs="Times New Roman"/>
          <w:color w:val="000000"/>
        </w:rPr>
        <w:t>(</w:t>
      </w:r>
      <w:r w:rsidRPr="003A2C18">
        <w:rPr>
          <w:rFonts w:cs="Times New Roman"/>
          <w:color w:val="000000"/>
        </w:rPr>
        <w:t>2009). The relation</w:t>
      </w:r>
      <w:r w:rsidR="005F2D2E">
        <w:rPr>
          <w:rFonts w:cs="Times New Roman"/>
          <w:color w:val="000000"/>
        </w:rPr>
        <w:t>ship</w:t>
      </w:r>
      <w:r w:rsidRPr="003A2C18">
        <w:rPr>
          <w:rFonts w:cs="Times New Roman"/>
          <w:color w:val="000000"/>
        </w:rPr>
        <w:t xml:space="preserve"> between brightness temperatures at 11 and 12 </w:t>
      </w:r>
      <w:proofErr w:type="spellStart"/>
      <w:r w:rsidRPr="003A2C18">
        <w:rPr>
          <w:rFonts w:cs="Helvetica"/>
          <w:color w:val="000000"/>
        </w:rPr>
        <w:t>μ</w:t>
      </w:r>
      <w:r w:rsidRPr="003A2C18">
        <w:rPr>
          <w:rFonts w:cs="Times New Roman"/>
          <w:color w:val="000000"/>
        </w:rPr>
        <w:t>m</w:t>
      </w:r>
      <w:proofErr w:type="spellEnd"/>
      <w:r w:rsidRPr="003A2C18">
        <w:rPr>
          <w:rFonts w:cs="Times New Roman"/>
          <w:color w:val="000000"/>
        </w:rPr>
        <w:t xml:space="preserve"> for a single layer cloud depend</w:t>
      </w:r>
      <w:r w:rsidR="005F2D2E">
        <w:rPr>
          <w:rFonts w:cs="Times New Roman"/>
          <w:color w:val="000000"/>
        </w:rPr>
        <w:t>s</w:t>
      </w:r>
      <w:r w:rsidRPr="003A2C18">
        <w:rPr>
          <w:rFonts w:cs="Times New Roman"/>
          <w:color w:val="000000"/>
        </w:rPr>
        <w:t xml:space="preserve"> on </w:t>
      </w:r>
      <w:r w:rsidR="00874A2F">
        <w:rPr>
          <w:rFonts w:cs="Times New Roman"/>
          <w:color w:val="000000"/>
        </w:rPr>
        <w:t>cloud temperature (</w:t>
      </w:r>
      <w:r w:rsidRPr="003A2C18">
        <w:rPr>
          <w:rFonts w:cs="Times New Roman"/>
          <w:color w:val="000000"/>
        </w:rPr>
        <w:t>CT</w:t>
      </w:r>
      <w:r w:rsidR="00874A2F">
        <w:rPr>
          <w:rFonts w:cs="Times New Roman"/>
          <w:color w:val="000000"/>
        </w:rPr>
        <w:t>)</w:t>
      </w:r>
      <w:r w:rsidRPr="003A2C18">
        <w:rPr>
          <w:rFonts w:cs="Times New Roman"/>
          <w:color w:val="000000"/>
        </w:rPr>
        <w:t xml:space="preserve">, </w:t>
      </w:r>
      <w:r w:rsidR="00874A2F">
        <w:rPr>
          <w:rFonts w:cs="Times New Roman"/>
          <w:color w:val="000000"/>
        </w:rPr>
        <w:t>cloud emissivity (</w:t>
      </w:r>
      <w:r w:rsidRPr="003A2C18">
        <w:rPr>
          <w:rFonts w:cs="Times New Roman"/>
          <w:color w:val="000000"/>
        </w:rPr>
        <w:t>CEM</w:t>
      </w:r>
      <w:r w:rsidR="00874A2F">
        <w:rPr>
          <w:rFonts w:cs="Times New Roman"/>
          <w:color w:val="000000"/>
        </w:rPr>
        <w:t>)</w:t>
      </w:r>
      <w:r w:rsidRPr="003A2C18">
        <w:rPr>
          <w:rFonts w:cs="Times New Roman"/>
          <w:color w:val="000000"/>
        </w:rPr>
        <w:t xml:space="preserve"> and the cloud microphysics. </w:t>
      </w:r>
      <w:r w:rsidR="00492383">
        <w:rPr>
          <w:rFonts w:cs="Times New Roman"/>
          <w:color w:val="000000"/>
        </w:rPr>
        <w:t xml:space="preserve"> </w:t>
      </w:r>
      <w:r w:rsidRPr="003A2C18">
        <w:rPr>
          <w:rFonts w:cs="Times New Roman"/>
          <w:color w:val="000000"/>
        </w:rPr>
        <w:t>We assume the cloud microphysics and estimate CT and CEM. Our choice for the assumed microphysical parameter has been guided by comparisons to MODIS CO2 slicing results. The a priori constraints are based on the cloud type classification and MODIS CO2 slicing results. For high</w:t>
      </w:r>
      <w:r w:rsidR="008B583A">
        <w:rPr>
          <w:rFonts w:cs="Times New Roman"/>
          <w:color w:val="000000"/>
        </w:rPr>
        <w:t>,</w:t>
      </w:r>
      <w:r w:rsidRPr="003A2C18">
        <w:rPr>
          <w:rFonts w:cs="Times New Roman"/>
          <w:color w:val="000000"/>
        </w:rPr>
        <w:t xml:space="preserve"> thin cirrus, we have found CT to be highly sensitive to the a priori constraint as well as CEM. Our analysis has also demonstrated that the CT accuracy allows for proper placement of ice clouds into the high cloud category. For low level cloud or optically thick high cloud, the method performs similar to a single channel </w:t>
      </w:r>
      <w:proofErr w:type="gramStart"/>
      <w:r w:rsidRPr="003A2C18">
        <w:rPr>
          <w:rFonts w:cs="Times New Roman"/>
          <w:color w:val="000000"/>
        </w:rPr>
        <w:t xml:space="preserve">11 </w:t>
      </w:r>
      <w:proofErr w:type="spellStart"/>
      <w:r w:rsidRPr="003A2C18">
        <w:rPr>
          <w:rFonts w:cs="Helvetica"/>
          <w:color w:val="000000"/>
        </w:rPr>
        <w:t>μ</w:t>
      </w:r>
      <w:r w:rsidRPr="003A2C18">
        <w:rPr>
          <w:rFonts w:cs="Times New Roman"/>
          <w:color w:val="000000"/>
        </w:rPr>
        <w:t>m</w:t>
      </w:r>
      <w:proofErr w:type="spellEnd"/>
      <w:proofErr w:type="gramEnd"/>
      <w:r w:rsidRPr="003A2C18">
        <w:rPr>
          <w:rFonts w:cs="Times New Roman"/>
          <w:color w:val="000000"/>
        </w:rPr>
        <w:t xml:space="preserve"> approach. Like TOVS Path-B</w:t>
      </w:r>
      <w:r w:rsidR="008B583A">
        <w:rPr>
          <w:rFonts w:cs="Times New Roman"/>
          <w:color w:val="000000"/>
        </w:rPr>
        <w:t>,</w:t>
      </w:r>
      <w:r w:rsidRPr="003A2C18">
        <w:rPr>
          <w:rFonts w:cs="Times New Roman"/>
          <w:color w:val="000000"/>
        </w:rPr>
        <w:t xml:space="preserve"> this approach allows for simultaneous estimation of CT and CEM day and night. This algorithm is one reason that PATMOS-x high cloud amounts show realistic day-night differences. CP and CZ are estimated from CT using the co</w:t>
      </w:r>
      <w:r w:rsidR="008B583A">
        <w:rPr>
          <w:rFonts w:cs="Times New Roman"/>
          <w:color w:val="000000"/>
        </w:rPr>
        <w:t>l</w:t>
      </w:r>
      <w:r w:rsidRPr="003A2C18">
        <w:rPr>
          <w:rFonts w:cs="Times New Roman"/>
          <w:color w:val="000000"/>
        </w:rPr>
        <w:t>located NCEP Reanalysis profile.</w:t>
      </w:r>
    </w:p>
    <w:p w14:paraId="7563C02E" w14:textId="77777777" w:rsidR="00492383" w:rsidRDefault="00492383" w:rsidP="003A2C18">
      <w:pPr>
        <w:tabs>
          <w:tab w:val="left" w:pos="6828"/>
        </w:tabs>
        <w:rPr>
          <w:rFonts w:cs="Times New Roman"/>
          <w:color w:val="000000"/>
        </w:rPr>
      </w:pPr>
    </w:p>
    <w:p w14:paraId="0ED0A0CC" w14:textId="77777777" w:rsidR="00492383" w:rsidRDefault="00492383" w:rsidP="003A2C18">
      <w:pPr>
        <w:tabs>
          <w:tab w:val="left" w:pos="6828"/>
        </w:tabs>
        <w:rPr>
          <w:rFonts w:cs="Times New Roman"/>
          <w:color w:val="000000"/>
        </w:rPr>
      </w:pPr>
      <w:r>
        <w:rPr>
          <w:rFonts w:cs="Times New Roman"/>
          <w:color w:val="000000"/>
        </w:rPr>
        <w:t>The actual channel set used in ACHA varies with sensor.  ACHA provides 7 modes of operation.</w:t>
      </w:r>
    </w:p>
    <w:p w14:paraId="74B55DCA" w14:textId="77777777" w:rsidR="00492383" w:rsidRDefault="00492383" w:rsidP="003A2C18">
      <w:pPr>
        <w:tabs>
          <w:tab w:val="left" w:pos="6828"/>
        </w:tabs>
        <w:rPr>
          <w:rFonts w:cs="Times New Roman"/>
          <w:color w:val="000000"/>
        </w:rPr>
      </w:pPr>
    </w:p>
    <w:p w14:paraId="6CDC0A9D" w14:textId="77777777" w:rsidR="004B6660" w:rsidRDefault="004B6660" w:rsidP="004B6660">
      <w:pPr>
        <w:pStyle w:val="Caption"/>
        <w:keepNext/>
      </w:pPr>
      <w:r>
        <w:t xml:space="preserve">Table </w:t>
      </w:r>
      <w:fldSimple w:instr=" SEQ Table \* ARABIC ">
        <w:r w:rsidR="0065576D">
          <w:rPr>
            <w:noProof/>
          </w:rPr>
          <w:t>6</w:t>
        </w:r>
      </w:fldSimple>
      <w:proofErr w:type="gramStart"/>
      <w:r>
        <w:t xml:space="preserve"> Description</w:t>
      </w:r>
      <w:proofErr w:type="gramEnd"/>
      <w:r>
        <w:t xml:space="preserve"> of the Options for the </w:t>
      </w:r>
      <w:r w:rsidR="00882F25">
        <w:t>AWG Cloud Height Algorithm (ACHA)</w:t>
      </w:r>
    </w:p>
    <w:tbl>
      <w:tblPr>
        <w:tblStyle w:val="TableGrid"/>
        <w:tblW w:w="0" w:type="auto"/>
        <w:tblLook w:val="04A0" w:firstRow="1" w:lastRow="0" w:firstColumn="1" w:lastColumn="0" w:noHBand="0" w:noVBand="1"/>
      </w:tblPr>
      <w:tblGrid>
        <w:gridCol w:w="1675"/>
        <w:gridCol w:w="2952"/>
        <w:gridCol w:w="2952"/>
      </w:tblGrid>
      <w:tr w:rsidR="00492383" w14:paraId="4D2D04E6" w14:textId="77777777" w:rsidTr="00604C14">
        <w:tc>
          <w:tcPr>
            <w:tcW w:w="1675" w:type="dxa"/>
          </w:tcPr>
          <w:p w14:paraId="5090092B" w14:textId="77777777" w:rsidR="00492383" w:rsidRDefault="00492383" w:rsidP="003A2C18">
            <w:pPr>
              <w:tabs>
                <w:tab w:val="left" w:pos="6828"/>
              </w:tabs>
              <w:rPr>
                <w:rFonts w:cs="Times New Roman"/>
                <w:color w:val="000000"/>
              </w:rPr>
            </w:pPr>
            <w:r>
              <w:rPr>
                <w:rFonts w:cs="Times New Roman"/>
                <w:color w:val="000000"/>
              </w:rPr>
              <w:t>ACHA MODE</w:t>
            </w:r>
          </w:p>
        </w:tc>
        <w:tc>
          <w:tcPr>
            <w:tcW w:w="2952" w:type="dxa"/>
          </w:tcPr>
          <w:p w14:paraId="40BC9242" w14:textId="77777777" w:rsidR="00492383" w:rsidRDefault="00492383" w:rsidP="003A2C18">
            <w:pPr>
              <w:tabs>
                <w:tab w:val="left" w:pos="6828"/>
              </w:tabs>
              <w:rPr>
                <w:rFonts w:cs="Times New Roman"/>
                <w:color w:val="000000"/>
              </w:rPr>
            </w:pPr>
            <w:r>
              <w:rPr>
                <w:rFonts w:cs="Times New Roman"/>
                <w:color w:val="000000"/>
              </w:rPr>
              <w:t>Channels Used</w:t>
            </w:r>
            <w:r w:rsidR="00604C14">
              <w:rPr>
                <w:rFonts w:cs="Times New Roman"/>
                <w:color w:val="000000"/>
              </w:rPr>
              <w:t xml:space="preserve"> (Wavelength and MODIS Band Number)</w:t>
            </w:r>
          </w:p>
        </w:tc>
        <w:tc>
          <w:tcPr>
            <w:tcW w:w="2952" w:type="dxa"/>
          </w:tcPr>
          <w:p w14:paraId="1D43CD70" w14:textId="77777777" w:rsidR="00492383" w:rsidRDefault="00492383" w:rsidP="003A2C18">
            <w:pPr>
              <w:tabs>
                <w:tab w:val="left" w:pos="6828"/>
              </w:tabs>
              <w:rPr>
                <w:rFonts w:cs="Times New Roman"/>
                <w:color w:val="000000"/>
              </w:rPr>
            </w:pPr>
            <w:r>
              <w:rPr>
                <w:rFonts w:cs="Times New Roman"/>
                <w:color w:val="000000"/>
              </w:rPr>
              <w:t>Relevant Sensors</w:t>
            </w:r>
          </w:p>
        </w:tc>
      </w:tr>
      <w:tr w:rsidR="00492383" w14:paraId="52DD077A" w14:textId="77777777" w:rsidTr="00604C14">
        <w:tc>
          <w:tcPr>
            <w:tcW w:w="1675" w:type="dxa"/>
          </w:tcPr>
          <w:p w14:paraId="5321C2C5" w14:textId="77777777" w:rsidR="00492383" w:rsidRDefault="00492383" w:rsidP="003A2C18">
            <w:pPr>
              <w:tabs>
                <w:tab w:val="left" w:pos="6828"/>
              </w:tabs>
              <w:rPr>
                <w:rFonts w:cs="Times New Roman"/>
                <w:color w:val="000000"/>
              </w:rPr>
            </w:pPr>
            <w:r>
              <w:rPr>
                <w:rFonts w:cs="Times New Roman"/>
                <w:color w:val="000000"/>
              </w:rPr>
              <w:t>0</w:t>
            </w:r>
          </w:p>
        </w:tc>
        <w:tc>
          <w:tcPr>
            <w:tcW w:w="2952" w:type="dxa"/>
          </w:tcPr>
          <w:p w14:paraId="5139E9E4" w14:textId="77777777" w:rsidR="00492383" w:rsidRDefault="00604C14" w:rsidP="003A2C18">
            <w:pPr>
              <w:tabs>
                <w:tab w:val="left" w:pos="6828"/>
              </w:tabs>
              <w:rPr>
                <w:rFonts w:cs="Times New Roman"/>
                <w:color w:val="000000"/>
              </w:rPr>
            </w:pPr>
            <w:r>
              <w:rPr>
                <w:rFonts w:cs="Times New Roman"/>
                <w:color w:val="000000"/>
              </w:rPr>
              <w:t xml:space="preserve">11 </w:t>
            </w:r>
            <w:r w:rsidRPr="00604C14">
              <w:rPr>
                <w:rFonts w:ascii="Symbol" w:hAnsi="Symbol" w:cs="Times New Roman"/>
                <w:color w:val="000000"/>
              </w:rPr>
              <w:t></w:t>
            </w:r>
            <w:r>
              <w:rPr>
                <w:rFonts w:cs="Times New Roman"/>
                <w:color w:val="000000"/>
              </w:rPr>
              <w:t>m</w:t>
            </w:r>
            <w:r w:rsidR="00492383">
              <w:rPr>
                <w:rFonts w:cs="Times New Roman"/>
                <w:color w:val="000000"/>
              </w:rPr>
              <w:t xml:space="preserve"> (</w:t>
            </w:r>
            <w:proofErr w:type="spellStart"/>
            <w:r w:rsidR="00492383">
              <w:rPr>
                <w:rFonts w:cs="Times New Roman"/>
                <w:color w:val="000000"/>
              </w:rPr>
              <w:t>Ch</w:t>
            </w:r>
            <w:proofErr w:type="spellEnd"/>
            <w:r w:rsidR="00492383">
              <w:rPr>
                <w:rFonts w:cs="Times New Roman"/>
                <w:color w:val="000000"/>
              </w:rPr>
              <w:t xml:space="preserve"> 31)</w:t>
            </w:r>
          </w:p>
        </w:tc>
        <w:tc>
          <w:tcPr>
            <w:tcW w:w="2952" w:type="dxa"/>
          </w:tcPr>
          <w:p w14:paraId="35CEA001" w14:textId="77777777" w:rsidR="00492383" w:rsidRDefault="00492383" w:rsidP="003A2C18">
            <w:pPr>
              <w:tabs>
                <w:tab w:val="left" w:pos="6828"/>
              </w:tabs>
              <w:rPr>
                <w:rFonts w:cs="Times New Roman"/>
                <w:color w:val="000000"/>
              </w:rPr>
            </w:pPr>
            <w:r>
              <w:rPr>
                <w:rFonts w:cs="Times New Roman"/>
                <w:color w:val="000000"/>
              </w:rPr>
              <w:t>All</w:t>
            </w:r>
          </w:p>
        </w:tc>
      </w:tr>
      <w:tr w:rsidR="00492383" w14:paraId="33FAE562" w14:textId="77777777" w:rsidTr="00604C14">
        <w:tc>
          <w:tcPr>
            <w:tcW w:w="1675" w:type="dxa"/>
          </w:tcPr>
          <w:p w14:paraId="0474A73E" w14:textId="77777777" w:rsidR="00492383" w:rsidRDefault="00492383" w:rsidP="003A2C18">
            <w:pPr>
              <w:tabs>
                <w:tab w:val="left" w:pos="6828"/>
              </w:tabs>
              <w:rPr>
                <w:rFonts w:cs="Times New Roman"/>
                <w:color w:val="000000"/>
              </w:rPr>
            </w:pPr>
            <w:r>
              <w:rPr>
                <w:rFonts w:cs="Times New Roman"/>
                <w:color w:val="000000"/>
              </w:rPr>
              <w:t>1</w:t>
            </w:r>
          </w:p>
        </w:tc>
        <w:tc>
          <w:tcPr>
            <w:tcW w:w="2952" w:type="dxa"/>
          </w:tcPr>
          <w:p w14:paraId="0A40B9C9" w14:textId="77777777" w:rsidR="00492383" w:rsidRDefault="00492383" w:rsidP="003A2C18">
            <w:pPr>
              <w:tabs>
                <w:tab w:val="left" w:pos="6828"/>
              </w:tabs>
              <w:rPr>
                <w:rFonts w:cs="Times New Roman"/>
                <w:color w:val="000000"/>
              </w:rPr>
            </w:pPr>
            <w:r>
              <w:rPr>
                <w:rFonts w:cs="Times New Roman"/>
                <w:color w:val="000000"/>
              </w:rPr>
              <w:t xml:space="preserve">11 and 12 </w:t>
            </w:r>
            <w:r w:rsidRPr="00604C14">
              <w:rPr>
                <w:rFonts w:ascii="Symbol" w:hAnsi="Symbol" w:cs="Times New Roman"/>
                <w:color w:val="000000"/>
              </w:rPr>
              <w:t></w:t>
            </w:r>
            <w:r>
              <w:rPr>
                <w:rFonts w:cs="Times New Roman"/>
                <w:color w:val="000000"/>
              </w:rPr>
              <w:t>m (Ch31</w:t>
            </w:r>
            <w:proofErr w:type="gramStart"/>
            <w:r>
              <w:rPr>
                <w:rFonts w:cs="Times New Roman"/>
                <w:color w:val="000000"/>
              </w:rPr>
              <w:t>,32</w:t>
            </w:r>
            <w:proofErr w:type="gramEnd"/>
            <w:r>
              <w:rPr>
                <w:rFonts w:cs="Times New Roman"/>
                <w:color w:val="000000"/>
              </w:rPr>
              <w:t>)</w:t>
            </w:r>
          </w:p>
        </w:tc>
        <w:tc>
          <w:tcPr>
            <w:tcW w:w="2952" w:type="dxa"/>
          </w:tcPr>
          <w:p w14:paraId="702419B3" w14:textId="77777777" w:rsidR="00492383" w:rsidRDefault="00492383" w:rsidP="003A2C18">
            <w:pPr>
              <w:tabs>
                <w:tab w:val="left" w:pos="6828"/>
              </w:tabs>
              <w:rPr>
                <w:rFonts w:cs="Times New Roman"/>
                <w:color w:val="000000"/>
              </w:rPr>
            </w:pPr>
            <w:r>
              <w:rPr>
                <w:rFonts w:cs="Times New Roman"/>
                <w:color w:val="000000"/>
              </w:rPr>
              <w:t>AVHRR, VIIRS, MODIS, MTSAT, COMS, FY2D, GOES I-L, MSG</w:t>
            </w:r>
          </w:p>
        </w:tc>
      </w:tr>
      <w:tr w:rsidR="00492383" w14:paraId="37E7FC1F" w14:textId="77777777" w:rsidTr="00604C14">
        <w:tc>
          <w:tcPr>
            <w:tcW w:w="1675" w:type="dxa"/>
          </w:tcPr>
          <w:p w14:paraId="3B3EB618" w14:textId="77777777" w:rsidR="00492383" w:rsidRDefault="00492383" w:rsidP="003A2C18">
            <w:pPr>
              <w:tabs>
                <w:tab w:val="left" w:pos="6828"/>
              </w:tabs>
              <w:rPr>
                <w:rFonts w:cs="Times New Roman"/>
                <w:color w:val="000000"/>
              </w:rPr>
            </w:pPr>
            <w:r>
              <w:rPr>
                <w:rFonts w:cs="Times New Roman"/>
                <w:color w:val="000000"/>
              </w:rPr>
              <w:t>2</w:t>
            </w:r>
          </w:p>
        </w:tc>
        <w:tc>
          <w:tcPr>
            <w:tcW w:w="2952" w:type="dxa"/>
          </w:tcPr>
          <w:p w14:paraId="6FDC9A39" w14:textId="77777777" w:rsidR="00492383" w:rsidRDefault="00492383" w:rsidP="003A2C18">
            <w:pPr>
              <w:tabs>
                <w:tab w:val="left" w:pos="6828"/>
              </w:tabs>
              <w:rPr>
                <w:rFonts w:cs="Times New Roman"/>
                <w:color w:val="000000"/>
              </w:rPr>
            </w:pPr>
            <w:r>
              <w:rPr>
                <w:rFonts w:cs="Times New Roman"/>
                <w:color w:val="000000"/>
              </w:rPr>
              <w:t xml:space="preserve">11 and 13.3 </w:t>
            </w:r>
            <w:r w:rsidR="00604C14" w:rsidRPr="00604C14">
              <w:rPr>
                <w:rFonts w:ascii="Symbol" w:hAnsi="Symbol" w:cs="Times New Roman"/>
                <w:color w:val="000000"/>
              </w:rPr>
              <w:t></w:t>
            </w:r>
            <w:r w:rsidR="00604C14">
              <w:rPr>
                <w:rFonts w:cs="Times New Roman"/>
                <w:color w:val="000000"/>
              </w:rPr>
              <w:t xml:space="preserve">m </w:t>
            </w:r>
            <w:r>
              <w:rPr>
                <w:rFonts w:cs="Times New Roman"/>
                <w:color w:val="000000"/>
              </w:rPr>
              <w:t>(Ch31, 33)</w:t>
            </w:r>
          </w:p>
        </w:tc>
        <w:tc>
          <w:tcPr>
            <w:tcW w:w="2952" w:type="dxa"/>
          </w:tcPr>
          <w:p w14:paraId="7D155EEF" w14:textId="77777777" w:rsidR="00492383" w:rsidRDefault="00492383" w:rsidP="003A2C18">
            <w:pPr>
              <w:tabs>
                <w:tab w:val="left" w:pos="6828"/>
              </w:tabs>
              <w:rPr>
                <w:rFonts w:cs="Times New Roman"/>
                <w:color w:val="000000"/>
              </w:rPr>
            </w:pPr>
            <w:r>
              <w:rPr>
                <w:rFonts w:cs="Times New Roman"/>
                <w:color w:val="000000"/>
              </w:rPr>
              <w:t>MODIS, GOES-M-P, MSG</w:t>
            </w:r>
          </w:p>
        </w:tc>
      </w:tr>
      <w:tr w:rsidR="00492383" w14:paraId="6B7E51B4" w14:textId="77777777" w:rsidTr="00604C14">
        <w:tc>
          <w:tcPr>
            <w:tcW w:w="1675" w:type="dxa"/>
          </w:tcPr>
          <w:p w14:paraId="59C0107F" w14:textId="77777777" w:rsidR="00492383" w:rsidRDefault="00492383" w:rsidP="003A2C18">
            <w:pPr>
              <w:tabs>
                <w:tab w:val="left" w:pos="6828"/>
              </w:tabs>
              <w:rPr>
                <w:rFonts w:cs="Times New Roman"/>
                <w:color w:val="000000"/>
              </w:rPr>
            </w:pPr>
            <w:r>
              <w:rPr>
                <w:rFonts w:cs="Times New Roman"/>
                <w:color w:val="000000"/>
              </w:rPr>
              <w:t>3</w:t>
            </w:r>
          </w:p>
        </w:tc>
        <w:tc>
          <w:tcPr>
            <w:tcW w:w="2952" w:type="dxa"/>
          </w:tcPr>
          <w:p w14:paraId="3845ACCE" w14:textId="77777777" w:rsidR="00492383" w:rsidRDefault="00604C14" w:rsidP="00604C14">
            <w:pPr>
              <w:tabs>
                <w:tab w:val="left" w:pos="6828"/>
              </w:tabs>
              <w:rPr>
                <w:rFonts w:cs="Times New Roman"/>
                <w:color w:val="000000"/>
              </w:rPr>
            </w:pPr>
            <w:r>
              <w:rPr>
                <w:rFonts w:cs="Times New Roman"/>
                <w:color w:val="000000"/>
              </w:rPr>
              <w:t xml:space="preserve">11,12 and </w:t>
            </w:r>
            <w:proofErr w:type="gramStart"/>
            <w:r>
              <w:rPr>
                <w:rFonts w:cs="Times New Roman"/>
                <w:color w:val="000000"/>
              </w:rPr>
              <w:t xml:space="preserve">13 </w:t>
            </w:r>
            <w:r w:rsidR="00492383">
              <w:rPr>
                <w:rFonts w:cs="Times New Roman"/>
                <w:color w:val="000000"/>
              </w:rPr>
              <w:t xml:space="preserve"> </w:t>
            </w:r>
            <w:r w:rsidRPr="00604C14">
              <w:rPr>
                <w:rFonts w:ascii="Symbol" w:hAnsi="Symbol" w:cs="Times New Roman"/>
                <w:color w:val="000000"/>
              </w:rPr>
              <w:t></w:t>
            </w:r>
            <w:r>
              <w:rPr>
                <w:rFonts w:cs="Times New Roman"/>
                <w:color w:val="000000"/>
              </w:rPr>
              <w:t>m</w:t>
            </w:r>
            <w:proofErr w:type="gramEnd"/>
            <w:r>
              <w:rPr>
                <w:rFonts w:cs="Times New Roman"/>
                <w:color w:val="000000"/>
              </w:rPr>
              <w:t xml:space="preserve"> </w:t>
            </w:r>
            <w:r w:rsidR="00492383">
              <w:rPr>
                <w:rFonts w:cs="Times New Roman"/>
                <w:color w:val="000000"/>
              </w:rPr>
              <w:t>(Ch31,32,33)</w:t>
            </w:r>
          </w:p>
        </w:tc>
        <w:tc>
          <w:tcPr>
            <w:tcW w:w="2952" w:type="dxa"/>
          </w:tcPr>
          <w:p w14:paraId="64033E6A" w14:textId="77777777" w:rsidR="00492383" w:rsidRDefault="00492383" w:rsidP="003A2C18">
            <w:pPr>
              <w:tabs>
                <w:tab w:val="left" w:pos="6828"/>
              </w:tabs>
              <w:rPr>
                <w:rFonts w:cs="Times New Roman"/>
                <w:color w:val="000000"/>
              </w:rPr>
            </w:pPr>
            <w:r>
              <w:rPr>
                <w:rFonts w:cs="Times New Roman"/>
                <w:color w:val="000000"/>
              </w:rPr>
              <w:t>MODIS, MSG</w:t>
            </w:r>
          </w:p>
        </w:tc>
      </w:tr>
      <w:tr w:rsidR="00492383" w14:paraId="3BCD290B" w14:textId="77777777" w:rsidTr="00604C14">
        <w:tc>
          <w:tcPr>
            <w:tcW w:w="1675" w:type="dxa"/>
          </w:tcPr>
          <w:p w14:paraId="6811677D" w14:textId="77777777" w:rsidR="00492383" w:rsidRDefault="00492383" w:rsidP="003A2C18">
            <w:pPr>
              <w:tabs>
                <w:tab w:val="left" w:pos="6828"/>
              </w:tabs>
              <w:rPr>
                <w:rFonts w:cs="Times New Roman"/>
                <w:color w:val="000000"/>
              </w:rPr>
            </w:pPr>
            <w:r>
              <w:rPr>
                <w:rFonts w:cs="Times New Roman"/>
                <w:color w:val="000000"/>
              </w:rPr>
              <w:t>4</w:t>
            </w:r>
          </w:p>
        </w:tc>
        <w:tc>
          <w:tcPr>
            <w:tcW w:w="2952" w:type="dxa"/>
          </w:tcPr>
          <w:p w14:paraId="7EBC2569" w14:textId="77777777" w:rsidR="00492383" w:rsidRDefault="00492383" w:rsidP="003A2C18">
            <w:pPr>
              <w:tabs>
                <w:tab w:val="left" w:pos="6828"/>
              </w:tabs>
              <w:rPr>
                <w:rFonts w:cs="Times New Roman"/>
                <w:color w:val="000000"/>
              </w:rPr>
            </w:pPr>
            <w:r>
              <w:rPr>
                <w:rFonts w:cs="Times New Roman"/>
                <w:color w:val="000000"/>
              </w:rPr>
              <w:t xml:space="preserve">8.5, 11 and 12 </w:t>
            </w:r>
            <w:r w:rsidRPr="00604C14">
              <w:rPr>
                <w:rFonts w:ascii="Symbol" w:hAnsi="Symbol" w:cs="Times New Roman"/>
                <w:color w:val="000000"/>
              </w:rPr>
              <w:t></w:t>
            </w:r>
            <w:r>
              <w:rPr>
                <w:rFonts w:cs="Times New Roman"/>
                <w:color w:val="000000"/>
              </w:rPr>
              <w:t>m (Ch29,</w:t>
            </w:r>
            <w:r w:rsidR="00604C14">
              <w:rPr>
                <w:rFonts w:cs="Times New Roman"/>
                <w:color w:val="000000"/>
              </w:rPr>
              <w:t xml:space="preserve"> </w:t>
            </w:r>
            <w:r>
              <w:rPr>
                <w:rFonts w:cs="Times New Roman"/>
                <w:color w:val="000000"/>
              </w:rPr>
              <w:t>31 and 32)</w:t>
            </w:r>
          </w:p>
        </w:tc>
        <w:tc>
          <w:tcPr>
            <w:tcW w:w="2952" w:type="dxa"/>
          </w:tcPr>
          <w:p w14:paraId="12F428C8" w14:textId="77777777" w:rsidR="00492383" w:rsidRDefault="00492383" w:rsidP="003A2C18">
            <w:pPr>
              <w:tabs>
                <w:tab w:val="left" w:pos="6828"/>
              </w:tabs>
              <w:rPr>
                <w:rFonts w:cs="Times New Roman"/>
                <w:color w:val="000000"/>
              </w:rPr>
            </w:pPr>
            <w:r>
              <w:rPr>
                <w:rFonts w:cs="Times New Roman"/>
                <w:color w:val="000000"/>
              </w:rPr>
              <w:t>MODIS, VIIRS, MSG</w:t>
            </w:r>
          </w:p>
        </w:tc>
      </w:tr>
      <w:tr w:rsidR="00492383" w14:paraId="731909D7" w14:textId="77777777" w:rsidTr="00604C14">
        <w:tc>
          <w:tcPr>
            <w:tcW w:w="1675" w:type="dxa"/>
          </w:tcPr>
          <w:p w14:paraId="48AC612A" w14:textId="77777777" w:rsidR="00492383" w:rsidRDefault="00492383" w:rsidP="003A2C18">
            <w:pPr>
              <w:tabs>
                <w:tab w:val="left" w:pos="6828"/>
              </w:tabs>
              <w:rPr>
                <w:rFonts w:cs="Times New Roman"/>
                <w:color w:val="000000"/>
              </w:rPr>
            </w:pPr>
            <w:r>
              <w:rPr>
                <w:rFonts w:cs="Times New Roman"/>
                <w:color w:val="000000"/>
              </w:rPr>
              <w:t>5</w:t>
            </w:r>
          </w:p>
        </w:tc>
        <w:tc>
          <w:tcPr>
            <w:tcW w:w="2952" w:type="dxa"/>
          </w:tcPr>
          <w:p w14:paraId="18185DC1" w14:textId="77777777" w:rsidR="00492383" w:rsidRDefault="00492383" w:rsidP="003A2C18">
            <w:pPr>
              <w:tabs>
                <w:tab w:val="left" w:pos="6828"/>
              </w:tabs>
              <w:rPr>
                <w:rFonts w:cs="Times New Roman"/>
                <w:color w:val="000000"/>
              </w:rPr>
            </w:pPr>
            <w:r>
              <w:rPr>
                <w:rFonts w:cs="Times New Roman"/>
                <w:color w:val="000000"/>
              </w:rPr>
              <w:t xml:space="preserve">6.7, 11, 12 </w:t>
            </w:r>
            <w:r w:rsidR="00604C14" w:rsidRPr="00604C14">
              <w:rPr>
                <w:rFonts w:ascii="Symbol" w:hAnsi="Symbol" w:cs="Times New Roman"/>
                <w:color w:val="000000"/>
              </w:rPr>
              <w:t></w:t>
            </w:r>
            <w:r w:rsidR="00604C14">
              <w:rPr>
                <w:rFonts w:cs="Times New Roman"/>
                <w:color w:val="000000"/>
              </w:rPr>
              <w:t xml:space="preserve">m </w:t>
            </w:r>
            <w:r>
              <w:rPr>
                <w:rFonts w:cs="Times New Roman"/>
                <w:color w:val="000000"/>
              </w:rPr>
              <w:t>(Ch27,</w:t>
            </w:r>
            <w:r w:rsidR="00604C14">
              <w:rPr>
                <w:rFonts w:cs="Times New Roman"/>
                <w:color w:val="000000"/>
              </w:rPr>
              <w:t xml:space="preserve"> </w:t>
            </w:r>
            <w:r>
              <w:rPr>
                <w:rFonts w:cs="Times New Roman"/>
                <w:color w:val="000000"/>
              </w:rPr>
              <w:t>31 and 32)</w:t>
            </w:r>
          </w:p>
        </w:tc>
        <w:tc>
          <w:tcPr>
            <w:tcW w:w="2952" w:type="dxa"/>
          </w:tcPr>
          <w:p w14:paraId="79D17240" w14:textId="77777777" w:rsidR="00492383" w:rsidRDefault="00492383" w:rsidP="003A2C18">
            <w:pPr>
              <w:tabs>
                <w:tab w:val="left" w:pos="6828"/>
              </w:tabs>
              <w:rPr>
                <w:rFonts w:cs="Times New Roman"/>
                <w:color w:val="000000"/>
              </w:rPr>
            </w:pPr>
            <w:r>
              <w:rPr>
                <w:rFonts w:cs="Times New Roman"/>
                <w:color w:val="000000"/>
              </w:rPr>
              <w:t>MODIS, MSG, GOES I-L, MTSAT, COMS, FY2D</w:t>
            </w:r>
          </w:p>
        </w:tc>
      </w:tr>
      <w:tr w:rsidR="00492383" w14:paraId="47C51DD2" w14:textId="77777777" w:rsidTr="00604C14">
        <w:tc>
          <w:tcPr>
            <w:tcW w:w="1675" w:type="dxa"/>
          </w:tcPr>
          <w:p w14:paraId="229B8268" w14:textId="77777777" w:rsidR="00492383" w:rsidRDefault="00492383" w:rsidP="003A2C18">
            <w:pPr>
              <w:tabs>
                <w:tab w:val="left" w:pos="6828"/>
              </w:tabs>
              <w:rPr>
                <w:rFonts w:cs="Times New Roman"/>
                <w:color w:val="000000"/>
              </w:rPr>
            </w:pPr>
            <w:r>
              <w:rPr>
                <w:rFonts w:cs="Times New Roman"/>
                <w:color w:val="000000"/>
              </w:rPr>
              <w:t xml:space="preserve">6 </w:t>
            </w:r>
          </w:p>
        </w:tc>
        <w:tc>
          <w:tcPr>
            <w:tcW w:w="2952" w:type="dxa"/>
          </w:tcPr>
          <w:p w14:paraId="42E688A7" w14:textId="77777777" w:rsidR="00492383" w:rsidRDefault="00492383" w:rsidP="003A2C18">
            <w:pPr>
              <w:tabs>
                <w:tab w:val="left" w:pos="6828"/>
              </w:tabs>
              <w:rPr>
                <w:rFonts w:cs="Times New Roman"/>
                <w:color w:val="000000"/>
              </w:rPr>
            </w:pPr>
            <w:r>
              <w:rPr>
                <w:rFonts w:cs="Times New Roman"/>
                <w:color w:val="000000"/>
              </w:rPr>
              <w:t xml:space="preserve">6.7, 11, 13.3 </w:t>
            </w:r>
            <w:r w:rsidR="00604C14" w:rsidRPr="00604C14">
              <w:rPr>
                <w:rFonts w:ascii="Symbol" w:hAnsi="Symbol" w:cs="Times New Roman"/>
                <w:color w:val="000000"/>
              </w:rPr>
              <w:t></w:t>
            </w:r>
            <w:r w:rsidR="00604C14">
              <w:rPr>
                <w:rFonts w:cs="Times New Roman"/>
                <w:color w:val="000000"/>
              </w:rPr>
              <w:t xml:space="preserve">m </w:t>
            </w:r>
            <w:r>
              <w:rPr>
                <w:rFonts w:cs="Times New Roman"/>
                <w:color w:val="000000"/>
              </w:rPr>
              <w:t>(Ch27, 31 and 33)</w:t>
            </w:r>
          </w:p>
        </w:tc>
        <w:tc>
          <w:tcPr>
            <w:tcW w:w="2952" w:type="dxa"/>
          </w:tcPr>
          <w:p w14:paraId="21154357" w14:textId="77777777" w:rsidR="00492383" w:rsidRDefault="00492383" w:rsidP="003A2C18">
            <w:pPr>
              <w:tabs>
                <w:tab w:val="left" w:pos="6828"/>
              </w:tabs>
              <w:rPr>
                <w:rFonts w:cs="Times New Roman"/>
                <w:color w:val="000000"/>
              </w:rPr>
            </w:pPr>
            <w:r>
              <w:rPr>
                <w:rFonts w:cs="Times New Roman"/>
                <w:color w:val="000000"/>
              </w:rPr>
              <w:t>MODIS, MSG, GOES M-P</w:t>
            </w:r>
          </w:p>
        </w:tc>
      </w:tr>
    </w:tbl>
    <w:p w14:paraId="7015EA7C" w14:textId="77777777" w:rsidR="00492383" w:rsidRPr="003A2C18" w:rsidRDefault="00492383" w:rsidP="003A2C18">
      <w:pPr>
        <w:tabs>
          <w:tab w:val="left" w:pos="6828"/>
        </w:tabs>
        <w:rPr>
          <w:rFonts w:cs="Times New Roman"/>
          <w:color w:val="000000"/>
        </w:rPr>
      </w:pPr>
    </w:p>
    <w:p w14:paraId="13D19827" w14:textId="77777777" w:rsidR="003A2C18" w:rsidRPr="003A2C18" w:rsidRDefault="003A2C18" w:rsidP="003A2C18">
      <w:pPr>
        <w:tabs>
          <w:tab w:val="left" w:pos="6828"/>
        </w:tabs>
        <w:rPr>
          <w:rFonts w:cs="Times New Roman"/>
          <w:color w:val="000000"/>
        </w:rPr>
      </w:pPr>
    </w:p>
    <w:p w14:paraId="6AC6C271" w14:textId="77777777" w:rsidR="003A2C18" w:rsidRPr="003A2C18" w:rsidRDefault="003A2C18" w:rsidP="003A2C18">
      <w:pPr>
        <w:pStyle w:val="Heading2"/>
        <w:rPr>
          <w:rFonts w:asciiTheme="minorHAnsi" w:hAnsiTheme="minorHAnsi"/>
          <w:sz w:val="24"/>
          <w:szCs w:val="24"/>
        </w:rPr>
      </w:pPr>
      <w:bookmarkStart w:id="443" w:name="_Toc257364727"/>
      <w:r w:rsidRPr="003A2C18">
        <w:rPr>
          <w:rFonts w:asciiTheme="minorHAnsi" w:hAnsiTheme="minorHAnsi"/>
          <w:sz w:val="24"/>
          <w:szCs w:val="24"/>
        </w:rPr>
        <w:t>Daytime Cloud Optical and Microphysical Properties (DCOMP)</w:t>
      </w:r>
      <w:bookmarkEnd w:id="443"/>
    </w:p>
    <w:p w14:paraId="661E64AE" w14:textId="77777777" w:rsidR="003A2C18" w:rsidRPr="003A2C18" w:rsidRDefault="003A2C18" w:rsidP="003A2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rPr>
      </w:pPr>
      <w:r w:rsidRPr="003A2C18">
        <w:rPr>
          <w:rFonts w:cs="Times New Roman"/>
          <w:color w:val="000000"/>
        </w:rPr>
        <w:t>The COD and effective cloud particle radius (CRE) are retrieved for daytime observations by an optimal estimation approach using the 0.63 and 3</w:t>
      </w:r>
      <w:proofErr w:type="gramStart"/>
      <w:r w:rsidRPr="003A2C18">
        <w:rPr>
          <w:rFonts w:cs="Times New Roman"/>
          <w:color w:val="000000"/>
        </w:rPr>
        <w:t>.75 micron</w:t>
      </w:r>
      <w:proofErr w:type="gramEnd"/>
      <w:r w:rsidRPr="003A2C18">
        <w:rPr>
          <w:rFonts w:cs="Times New Roman"/>
          <w:color w:val="000000"/>
        </w:rPr>
        <w:t xml:space="preserve"> </w:t>
      </w:r>
      <w:r w:rsidRPr="003A2C18">
        <w:rPr>
          <w:rFonts w:cs="Times New Roman"/>
          <w:color w:val="000000"/>
        </w:rPr>
        <w:lastRenderedPageBreak/>
        <w:t xml:space="preserve">channels (Walther and </w:t>
      </w:r>
      <w:proofErr w:type="spellStart"/>
      <w:r w:rsidRPr="003A2C18">
        <w:rPr>
          <w:rFonts w:cs="Times New Roman"/>
          <w:color w:val="000000"/>
        </w:rPr>
        <w:t>Heidinger</w:t>
      </w:r>
      <w:proofErr w:type="spellEnd"/>
      <w:r w:rsidRPr="003A2C18">
        <w:rPr>
          <w:rFonts w:cs="Times New Roman"/>
          <w:color w:val="000000"/>
        </w:rPr>
        <w:t xml:space="preserve"> 2012). The forward operator is based on Mie theory and an adding/doubling </w:t>
      </w:r>
      <w:proofErr w:type="spellStart"/>
      <w:r w:rsidRPr="003A2C18">
        <w:rPr>
          <w:rFonts w:cs="Times New Roman"/>
          <w:color w:val="000000"/>
        </w:rPr>
        <w:t>radiative</w:t>
      </w:r>
      <w:proofErr w:type="spellEnd"/>
      <w:r w:rsidRPr="003A2C18">
        <w:rPr>
          <w:rFonts w:cs="Times New Roman"/>
          <w:color w:val="000000"/>
        </w:rPr>
        <w:t xml:space="preserve"> transfer model. For ice phase functions we use ice crystal habit distributions as described by Baum et al. </w:t>
      </w:r>
      <w:r w:rsidR="008B583A" w:rsidRPr="003A2C18">
        <w:rPr>
          <w:rFonts w:cs="Times New Roman"/>
          <w:color w:val="000000"/>
        </w:rPr>
        <w:t>(</w:t>
      </w:r>
      <w:r w:rsidRPr="003A2C18">
        <w:rPr>
          <w:rFonts w:cs="Times New Roman"/>
          <w:color w:val="000000"/>
        </w:rPr>
        <w:t xml:space="preserve">2005). The forward simulation output is stored in look-up-tables to speed up the retrieval.  The surface reflectance over land for 0.63 </w:t>
      </w:r>
      <w:proofErr w:type="spellStart"/>
      <w:r w:rsidRPr="003A2C18">
        <w:rPr>
          <w:rFonts w:cs="Helvetica"/>
          <w:color w:val="000000"/>
        </w:rPr>
        <w:t>μ</w:t>
      </w:r>
      <w:r w:rsidRPr="003A2C18">
        <w:rPr>
          <w:rFonts w:cs="Times New Roman"/>
          <w:color w:val="000000"/>
        </w:rPr>
        <w:t>m</w:t>
      </w:r>
      <w:proofErr w:type="spellEnd"/>
      <w:r w:rsidRPr="003A2C18">
        <w:rPr>
          <w:rFonts w:cs="Times New Roman"/>
          <w:color w:val="000000"/>
        </w:rPr>
        <w:t xml:space="preserve"> is taken from white-sky albedo maps generated by the MODIS-ST group. The 3.75 </w:t>
      </w:r>
      <w:proofErr w:type="spellStart"/>
      <w:r w:rsidRPr="003A2C18">
        <w:rPr>
          <w:rFonts w:cs="Helvetica"/>
          <w:color w:val="000000"/>
        </w:rPr>
        <w:t>μ</w:t>
      </w:r>
      <w:r w:rsidRPr="003A2C18">
        <w:rPr>
          <w:rFonts w:cs="Times New Roman"/>
          <w:color w:val="000000"/>
        </w:rPr>
        <w:t>m</w:t>
      </w:r>
      <w:proofErr w:type="spellEnd"/>
      <w:r w:rsidRPr="003A2C18">
        <w:rPr>
          <w:rFonts w:cs="Times New Roman"/>
          <w:color w:val="000000"/>
        </w:rPr>
        <w:t xml:space="preserve"> surface reflectance and emissivity over land is provided by the SEEBOR emissivity database (</w:t>
      </w:r>
      <w:proofErr w:type="spellStart"/>
      <w:r w:rsidRPr="003A2C18">
        <w:rPr>
          <w:rFonts w:cs="Times New Roman"/>
          <w:color w:val="000000"/>
        </w:rPr>
        <w:t>Seemann</w:t>
      </w:r>
      <w:proofErr w:type="spellEnd"/>
      <w:r w:rsidRPr="003A2C18">
        <w:rPr>
          <w:rFonts w:cs="Times New Roman"/>
          <w:color w:val="000000"/>
        </w:rPr>
        <w:t xml:space="preserve"> et al., 2008). Over ocean, fixed values of surface reflectance and emissivity are assumed.</w:t>
      </w:r>
    </w:p>
    <w:p w14:paraId="37095C53" w14:textId="77777777" w:rsidR="003A2C18" w:rsidRPr="003A2C18" w:rsidRDefault="003A2C18" w:rsidP="003A2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rPr>
      </w:pPr>
    </w:p>
    <w:p w14:paraId="7D27B251" w14:textId="77777777" w:rsidR="003A2C18" w:rsidRPr="003A2C18" w:rsidRDefault="003A2C18" w:rsidP="003A2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rPr>
      </w:pPr>
      <w:r w:rsidRPr="003A2C18">
        <w:rPr>
          <w:rFonts w:cs="Times New Roman"/>
          <w:color w:val="000000"/>
        </w:rPr>
        <w:t xml:space="preserve">Atmospheric correction is done in a two-level scheme separated into above cloud and below cloud corrections. The first part computes the reflectance observable at the top of the cloud level. </w:t>
      </w:r>
      <w:proofErr w:type="gramStart"/>
      <w:r w:rsidRPr="003A2C18">
        <w:rPr>
          <w:rFonts w:cs="Times New Roman"/>
          <w:color w:val="000000"/>
        </w:rPr>
        <w:t>Atmospheric transmission below the cloud is incorporated by adjusting the surface albedo to an effective value</w:t>
      </w:r>
      <w:proofErr w:type="gramEnd"/>
      <w:r w:rsidRPr="003A2C18">
        <w:rPr>
          <w:rFonts w:cs="Times New Roman"/>
          <w:color w:val="000000"/>
        </w:rPr>
        <w:t xml:space="preserve">. Simplified algorithms based on forward simulations are used to compute atmospheric transmission values for ozone and for water vapor. MODTRAN v4 code is used to compute regression coefficients as a function of absorber amount, which is provided by NCEP. In a similar manner for the 3.75 </w:t>
      </w:r>
      <w:proofErr w:type="spellStart"/>
      <w:r w:rsidRPr="003A2C18">
        <w:rPr>
          <w:rFonts w:cs="Helvetica"/>
          <w:color w:val="000000"/>
        </w:rPr>
        <w:t>μ</w:t>
      </w:r>
      <w:r w:rsidRPr="003A2C18">
        <w:rPr>
          <w:rFonts w:cs="Times New Roman"/>
          <w:color w:val="000000"/>
        </w:rPr>
        <w:t>m</w:t>
      </w:r>
      <w:proofErr w:type="spellEnd"/>
      <w:r w:rsidRPr="003A2C18">
        <w:rPr>
          <w:rFonts w:cs="Times New Roman"/>
          <w:color w:val="000000"/>
        </w:rPr>
        <w:t xml:space="preserve"> channel, atmospheric transmission is provided by PFAAST – a fast infrared </w:t>
      </w:r>
      <w:proofErr w:type="spellStart"/>
      <w:r w:rsidRPr="003A2C18">
        <w:rPr>
          <w:rFonts w:cs="Times New Roman"/>
          <w:color w:val="000000"/>
        </w:rPr>
        <w:t>radiative</w:t>
      </w:r>
      <w:proofErr w:type="spellEnd"/>
      <w:r w:rsidRPr="003A2C18">
        <w:rPr>
          <w:rFonts w:cs="Times New Roman"/>
          <w:color w:val="000000"/>
        </w:rPr>
        <w:t xml:space="preserve"> transfer model that uses the NCEP profiles. Based on Optimal Estimation, DCOMP makes use of the uncertainty estimates of input parameters and the forward model and then propagates these into uncertainty estimates for the retrieved parameters.</w:t>
      </w:r>
    </w:p>
    <w:p w14:paraId="76F0C947" w14:textId="77777777" w:rsidR="003A2C18" w:rsidRPr="003A2C18" w:rsidRDefault="003A2C18" w:rsidP="003A2C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color w:val="000000"/>
        </w:rPr>
      </w:pPr>
    </w:p>
    <w:p w14:paraId="0E66B2BD" w14:textId="77777777" w:rsidR="003A2C18" w:rsidRDefault="003A2C18" w:rsidP="003A2C18">
      <w:pPr>
        <w:tabs>
          <w:tab w:val="left" w:pos="6828"/>
        </w:tabs>
        <w:rPr>
          <w:rFonts w:cs="Times New Roman"/>
          <w:color w:val="000000"/>
        </w:rPr>
      </w:pPr>
      <w:r w:rsidRPr="003A2C18">
        <w:rPr>
          <w:rFonts w:cs="Times New Roman"/>
          <w:color w:val="000000"/>
        </w:rPr>
        <w:t xml:space="preserve">We derive liquid water path and ice water path using COD and CRE by LWP = 5/9 *COD*CRE for liquid cloud phase (Wood; Hartmann 2006) and IWP = [COD**(1/0.84)]/0.065 for ice water path (Figure 7 in </w:t>
      </w:r>
      <w:proofErr w:type="spellStart"/>
      <w:r w:rsidRPr="003A2C18">
        <w:rPr>
          <w:rFonts w:cs="Times New Roman"/>
          <w:color w:val="000000"/>
        </w:rPr>
        <w:t>Heymsfield</w:t>
      </w:r>
      <w:proofErr w:type="spellEnd"/>
      <w:r w:rsidRPr="003A2C18">
        <w:rPr>
          <w:rFonts w:cs="Times New Roman"/>
          <w:color w:val="000000"/>
        </w:rPr>
        <w:t xml:space="preserve"> et al. 2003). The </w:t>
      </w:r>
      <w:proofErr w:type="spellStart"/>
      <w:r w:rsidRPr="003A2C18">
        <w:rPr>
          <w:rFonts w:cs="Times New Roman"/>
          <w:color w:val="000000"/>
        </w:rPr>
        <w:t>Heymsfield</w:t>
      </w:r>
      <w:proofErr w:type="spellEnd"/>
      <w:r w:rsidRPr="003A2C18">
        <w:rPr>
          <w:rFonts w:cs="Times New Roman"/>
          <w:color w:val="000000"/>
        </w:rPr>
        <w:t xml:space="preserve"> relationship was derived empirically from aircraft measurements. The motivation for this choice is that the cloud-top effective radius for thick ice clouds has little correlation with the effective radius deeper into the cloud. Our analysis indicates that this empirical relationship based solely on COD gives values higher than those predicted by the method employed for water clouds.</w:t>
      </w:r>
    </w:p>
    <w:p w14:paraId="14E3BF93" w14:textId="77777777" w:rsidR="00010946" w:rsidRDefault="00010946" w:rsidP="003A2C18">
      <w:pPr>
        <w:tabs>
          <w:tab w:val="left" w:pos="6828"/>
        </w:tabs>
        <w:rPr>
          <w:rFonts w:cs="Times New Roman"/>
          <w:color w:val="000000"/>
        </w:rPr>
      </w:pPr>
    </w:p>
    <w:p w14:paraId="003925C0" w14:textId="77777777" w:rsidR="00882F25" w:rsidRDefault="00882F25" w:rsidP="00882F25">
      <w:pPr>
        <w:pStyle w:val="Caption"/>
        <w:keepNext/>
      </w:pPr>
      <w:r>
        <w:t xml:space="preserve">Table </w:t>
      </w:r>
      <w:fldSimple w:instr=" SEQ Table \* ARABIC ">
        <w:r w:rsidR="0065576D">
          <w:rPr>
            <w:noProof/>
          </w:rPr>
          <w:t>7</w:t>
        </w:r>
      </w:fldSimple>
      <w:proofErr w:type="gramStart"/>
      <w:r>
        <w:t xml:space="preserve">  Options</w:t>
      </w:r>
      <w:proofErr w:type="gramEnd"/>
      <w:r>
        <w:t xml:space="preserve"> for the AWG Daytime Cloud Optical and Microphysical Properties (DCOMP) Algorithm</w:t>
      </w:r>
    </w:p>
    <w:tbl>
      <w:tblPr>
        <w:tblStyle w:val="TableGrid"/>
        <w:tblW w:w="0" w:type="auto"/>
        <w:tblLook w:val="04A0" w:firstRow="1" w:lastRow="0" w:firstColumn="1" w:lastColumn="0" w:noHBand="0" w:noVBand="1"/>
      </w:tblPr>
      <w:tblGrid>
        <w:gridCol w:w="1675"/>
        <w:gridCol w:w="2952"/>
        <w:gridCol w:w="2952"/>
      </w:tblGrid>
      <w:tr w:rsidR="00A93591" w14:paraId="48BB774E" w14:textId="77777777" w:rsidTr="00A93591">
        <w:tc>
          <w:tcPr>
            <w:tcW w:w="1675" w:type="dxa"/>
          </w:tcPr>
          <w:p w14:paraId="2B69E4D5" w14:textId="77777777" w:rsidR="00A93591" w:rsidRPr="00882F25" w:rsidRDefault="00A93591" w:rsidP="00A93591">
            <w:pPr>
              <w:tabs>
                <w:tab w:val="left" w:pos="6828"/>
              </w:tabs>
              <w:rPr>
                <w:rFonts w:cs="Times New Roman"/>
                <w:b/>
                <w:color w:val="000000"/>
              </w:rPr>
            </w:pPr>
            <w:r w:rsidRPr="00882F25">
              <w:rPr>
                <w:rFonts w:cs="Times New Roman"/>
                <w:b/>
                <w:color w:val="000000"/>
              </w:rPr>
              <w:t>DCOMP MODE</w:t>
            </w:r>
          </w:p>
        </w:tc>
        <w:tc>
          <w:tcPr>
            <w:tcW w:w="2952" w:type="dxa"/>
          </w:tcPr>
          <w:p w14:paraId="187C8E0F" w14:textId="77777777" w:rsidR="00A93591" w:rsidRPr="00882F25" w:rsidRDefault="00A93591" w:rsidP="00A93591">
            <w:pPr>
              <w:tabs>
                <w:tab w:val="left" w:pos="6828"/>
              </w:tabs>
              <w:rPr>
                <w:rFonts w:cs="Times New Roman"/>
                <w:b/>
                <w:color w:val="000000"/>
              </w:rPr>
            </w:pPr>
            <w:r w:rsidRPr="00882F25">
              <w:rPr>
                <w:rFonts w:cs="Times New Roman"/>
                <w:b/>
                <w:color w:val="000000"/>
              </w:rPr>
              <w:t>Channels Used (Wavelength and MODIS Band Number)</w:t>
            </w:r>
          </w:p>
        </w:tc>
        <w:tc>
          <w:tcPr>
            <w:tcW w:w="2952" w:type="dxa"/>
          </w:tcPr>
          <w:p w14:paraId="7D628CAB" w14:textId="77777777" w:rsidR="00A93591" w:rsidRPr="00882F25" w:rsidRDefault="00A93591" w:rsidP="00A93591">
            <w:pPr>
              <w:tabs>
                <w:tab w:val="left" w:pos="6828"/>
              </w:tabs>
              <w:rPr>
                <w:rFonts w:cs="Times New Roman"/>
                <w:b/>
                <w:color w:val="000000"/>
              </w:rPr>
            </w:pPr>
            <w:r w:rsidRPr="00882F25">
              <w:rPr>
                <w:rFonts w:cs="Times New Roman"/>
                <w:b/>
                <w:color w:val="000000"/>
              </w:rPr>
              <w:t>Relevant Sensors</w:t>
            </w:r>
          </w:p>
        </w:tc>
      </w:tr>
      <w:tr w:rsidR="00A93591" w14:paraId="3031D5BD" w14:textId="77777777" w:rsidTr="00A93591">
        <w:tc>
          <w:tcPr>
            <w:tcW w:w="1675" w:type="dxa"/>
          </w:tcPr>
          <w:p w14:paraId="5ADCB67D" w14:textId="77777777" w:rsidR="00A93591" w:rsidRDefault="00A93591" w:rsidP="00A93591">
            <w:pPr>
              <w:tabs>
                <w:tab w:val="left" w:pos="6828"/>
              </w:tabs>
              <w:rPr>
                <w:rFonts w:cs="Times New Roman"/>
                <w:color w:val="000000"/>
              </w:rPr>
            </w:pPr>
            <w:r>
              <w:rPr>
                <w:rFonts w:cs="Times New Roman"/>
                <w:color w:val="000000"/>
              </w:rPr>
              <w:t>0</w:t>
            </w:r>
          </w:p>
        </w:tc>
        <w:tc>
          <w:tcPr>
            <w:tcW w:w="2952" w:type="dxa"/>
          </w:tcPr>
          <w:p w14:paraId="6051BA5E" w14:textId="77777777" w:rsidR="00A93591" w:rsidRDefault="00A93591" w:rsidP="00A93591">
            <w:pPr>
              <w:tabs>
                <w:tab w:val="left" w:pos="6828"/>
              </w:tabs>
              <w:rPr>
                <w:rFonts w:cs="Times New Roman"/>
                <w:color w:val="000000"/>
              </w:rPr>
            </w:pPr>
            <w:r>
              <w:rPr>
                <w:rFonts w:cs="Times New Roman"/>
                <w:color w:val="000000"/>
              </w:rPr>
              <w:t>N/A (turns off DCOMP)</w:t>
            </w:r>
          </w:p>
        </w:tc>
        <w:tc>
          <w:tcPr>
            <w:tcW w:w="2952" w:type="dxa"/>
          </w:tcPr>
          <w:p w14:paraId="3A6783A3" w14:textId="77777777" w:rsidR="00A93591" w:rsidRDefault="00A93591" w:rsidP="00A93591">
            <w:pPr>
              <w:tabs>
                <w:tab w:val="left" w:pos="6828"/>
              </w:tabs>
              <w:rPr>
                <w:rFonts w:cs="Times New Roman"/>
                <w:color w:val="000000"/>
              </w:rPr>
            </w:pPr>
            <w:r>
              <w:rPr>
                <w:rFonts w:cs="Times New Roman"/>
                <w:color w:val="000000"/>
              </w:rPr>
              <w:t>All</w:t>
            </w:r>
          </w:p>
        </w:tc>
      </w:tr>
      <w:tr w:rsidR="00A93591" w14:paraId="4264EF2C" w14:textId="77777777" w:rsidTr="00A93591">
        <w:tc>
          <w:tcPr>
            <w:tcW w:w="1675" w:type="dxa"/>
          </w:tcPr>
          <w:p w14:paraId="02E17F1E" w14:textId="77777777" w:rsidR="00A93591" w:rsidRDefault="00A93591" w:rsidP="00A93591">
            <w:pPr>
              <w:tabs>
                <w:tab w:val="left" w:pos="6828"/>
              </w:tabs>
              <w:rPr>
                <w:rFonts w:cs="Times New Roman"/>
                <w:color w:val="000000"/>
              </w:rPr>
            </w:pPr>
            <w:r>
              <w:rPr>
                <w:rFonts w:cs="Times New Roman"/>
                <w:color w:val="000000"/>
              </w:rPr>
              <w:t>1</w:t>
            </w:r>
          </w:p>
        </w:tc>
        <w:tc>
          <w:tcPr>
            <w:tcW w:w="2952" w:type="dxa"/>
          </w:tcPr>
          <w:p w14:paraId="1FD65201" w14:textId="77777777" w:rsidR="00A93591" w:rsidRDefault="00A93591" w:rsidP="00A93591">
            <w:pPr>
              <w:tabs>
                <w:tab w:val="left" w:pos="6828"/>
              </w:tabs>
              <w:rPr>
                <w:rFonts w:cs="Times New Roman"/>
                <w:color w:val="000000"/>
              </w:rPr>
            </w:pPr>
            <w:r>
              <w:rPr>
                <w:rFonts w:cs="Times New Roman"/>
                <w:color w:val="000000"/>
              </w:rPr>
              <w:t xml:space="preserve">0.65 and 1.6 </w:t>
            </w:r>
            <w:r w:rsidRPr="00604C14">
              <w:rPr>
                <w:rFonts w:ascii="Symbol" w:hAnsi="Symbol" w:cs="Times New Roman"/>
                <w:color w:val="000000"/>
              </w:rPr>
              <w:t></w:t>
            </w:r>
            <w:r>
              <w:rPr>
                <w:rFonts w:cs="Times New Roman"/>
                <w:color w:val="000000"/>
              </w:rPr>
              <w:t>m (Ch1</w:t>
            </w:r>
            <w:proofErr w:type="gramStart"/>
            <w:r>
              <w:rPr>
                <w:rFonts w:cs="Times New Roman"/>
                <w:color w:val="000000"/>
              </w:rPr>
              <w:t>,6</w:t>
            </w:r>
            <w:proofErr w:type="gramEnd"/>
            <w:r>
              <w:rPr>
                <w:rFonts w:cs="Times New Roman"/>
                <w:color w:val="000000"/>
              </w:rPr>
              <w:t>)</w:t>
            </w:r>
          </w:p>
        </w:tc>
        <w:tc>
          <w:tcPr>
            <w:tcW w:w="2952" w:type="dxa"/>
          </w:tcPr>
          <w:p w14:paraId="7C14BB5E" w14:textId="77777777" w:rsidR="00A93591" w:rsidRDefault="00A93591" w:rsidP="00A93591">
            <w:pPr>
              <w:tabs>
                <w:tab w:val="left" w:pos="6828"/>
              </w:tabs>
              <w:rPr>
                <w:rFonts w:cs="Times New Roman"/>
                <w:color w:val="000000"/>
              </w:rPr>
            </w:pPr>
            <w:r>
              <w:rPr>
                <w:rFonts w:cs="Times New Roman"/>
                <w:color w:val="000000"/>
              </w:rPr>
              <w:t>AVHRR, VIIRS, MODIS, MSG</w:t>
            </w:r>
          </w:p>
        </w:tc>
      </w:tr>
      <w:tr w:rsidR="00A93591" w14:paraId="1B882E28" w14:textId="77777777" w:rsidTr="00A93591">
        <w:tc>
          <w:tcPr>
            <w:tcW w:w="1675" w:type="dxa"/>
          </w:tcPr>
          <w:p w14:paraId="353845B9" w14:textId="77777777" w:rsidR="00A93591" w:rsidRDefault="00A93591" w:rsidP="00A93591">
            <w:pPr>
              <w:tabs>
                <w:tab w:val="left" w:pos="6828"/>
              </w:tabs>
              <w:rPr>
                <w:rFonts w:cs="Times New Roman"/>
                <w:color w:val="000000"/>
              </w:rPr>
            </w:pPr>
            <w:r>
              <w:rPr>
                <w:rFonts w:cs="Times New Roman"/>
                <w:color w:val="000000"/>
              </w:rPr>
              <w:t>2</w:t>
            </w:r>
          </w:p>
        </w:tc>
        <w:tc>
          <w:tcPr>
            <w:tcW w:w="2952" w:type="dxa"/>
          </w:tcPr>
          <w:p w14:paraId="4AD7A2C6" w14:textId="77777777" w:rsidR="00A93591" w:rsidRDefault="00A93591" w:rsidP="00A93591">
            <w:pPr>
              <w:tabs>
                <w:tab w:val="left" w:pos="6828"/>
              </w:tabs>
              <w:rPr>
                <w:rFonts w:cs="Times New Roman"/>
                <w:color w:val="000000"/>
              </w:rPr>
            </w:pPr>
            <w:proofErr w:type="gramStart"/>
            <w:r>
              <w:rPr>
                <w:rFonts w:cs="Times New Roman"/>
                <w:color w:val="000000"/>
              </w:rPr>
              <w:t>0.65  and</w:t>
            </w:r>
            <w:proofErr w:type="gramEnd"/>
            <w:r>
              <w:rPr>
                <w:rFonts w:cs="Times New Roman"/>
                <w:color w:val="000000"/>
              </w:rPr>
              <w:t xml:space="preserve"> 2.2 </w:t>
            </w:r>
            <w:r w:rsidRPr="00604C14">
              <w:rPr>
                <w:rFonts w:ascii="Symbol" w:hAnsi="Symbol" w:cs="Times New Roman"/>
                <w:color w:val="000000"/>
              </w:rPr>
              <w:t></w:t>
            </w:r>
            <w:r>
              <w:rPr>
                <w:rFonts w:cs="Times New Roman"/>
                <w:color w:val="000000"/>
              </w:rPr>
              <w:t>m (Ch1,7)</w:t>
            </w:r>
          </w:p>
        </w:tc>
        <w:tc>
          <w:tcPr>
            <w:tcW w:w="2952" w:type="dxa"/>
          </w:tcPr>
          <w:p w14:paraId="4D8C543B" w14:textId="77777777" w:rsidR="00A93591" w:rsidRDefault="00A93591" w:rsidP="00A93591">
            <w:pPr>
              <w:tabs>
                <w:tab w:val="left" w:pos="6828"/>
              </w:tabs>
              <w:rPr>
                <w:rFonts w:cs="Times New Roman"/>
                <w:color w:val="000000"/>
              </w:rPr>
            </w:pPr>
            <w:r>
              <w:rPr>
                <w:rFonts w:cs="Times New Roman"/>
                <w:color w:val="000000"/>
              </w:rPr>
              <w:t>MODIS, MSG</w:t>
            </w:r>
          </w:p>
        </w:tc>
      </w:tr>
      <w:tr w:rsidR="00A93591" w14:paraId="4E070ACB" w14:textId="77777777" w:rsidTr="00A93591">
        <w:tc>
          <w:tcPr>
            <w:tcW w:w="1675" w:type="dxa"/>
          </w:tcPr>
          <w:p w14:paraId="525F7C63" w14:textId="77777777" w:rsidR="00A93591" w:rsidRDefault="00A93591" w:rsidP="00A93591">
            <w:pPr>
              <w:tabs>
                <w:tab w:val="left" w:pos="6828"/>
              </w:tabs>
              <w:rPr>
                <w:rFonts w:cs="Times New Roman"/>
                <w:color w:val="000000"/>
              </w:rPr>
            </w:pPr>
            <w:r>
              <w:rPr>
                <w:rFonts w:cs="Times New Roman"/>
                <w:color w:val="000000"/>
              </w:rPr>
              <w:t>3</w:t>
            </w:r>
          </w:p>
        </w:tc>
        <w:tc>
          <w:tcPr>
            <w:tcW w:w="2952" w:type="dxa"/>
          </w:tcPr>
          <w:p w14:paraId="3433C339" w14:textId="77777777" w:rsidR="00A93591" w:rsidRDefault="00A93591" w:rsidP="00A93591">
            <w:pPr>
              <w:tabs>
                <w:tab w:val="left" w:pos="6828"/>
              </w:tabs>
              <w:rPr>
                <w:rFonts w:cs="Times New Roman"/>
                <w:color w:val="000000"/>
              </w:rPr>
            </w:pPr>
            <w:r>
              <w:rPr>
                <w:rFonts w:cs="Times New Roman"/>
                <w:color w:val="000000"/>
              </w:rPr>
              <w:t xml:space="preserve">0.65 and 3.75 </w:t>
            </w:r>
            <w:r w:rsidRPr="00A93591">
              <w:rPr>
                <w:rFonts w:ascii="Symbol" w:hAnsi="Symbol" w:cs="Times New Roman"/>
                <w:color w:val="000000"/>
              </w:rPr>
              <w:t></w:t>
            </w:r>
            <w:r>
              <w:rPr>
                <w:rFonts w:cs="Times New Roman"/>
                <w:color w:val="000000"/>
              </w:rPr>
              <w:t>m (Ch1</w:t>
            </w:r>
            <w:proofErr w:type="gramStart"/>
            <w:r>
              <w:rPr>
                <w:rFonts w:cs="Times New Roman"/>
                <w:color w:val="000000"/>
              </w:rPr>
              <w:t>,20</w:t>
            </w:r>
            <w:proofErr w:type="gramEnd"/>
            <w:r>
              <w:rPr>
                <w:rFonts w:cs="Times New Roman"/>
                <w:color w:val="000000"/>
              </w:rPr>
              <w:t>)</w:t>
            </w:r>
          </w:p>
        </w:tc>
        <w:tc>
          <w:tcPr>
            <w:tcW w:w="2952" w:type="dxa"/>
          </w:tcPr>
          <w:p w14:paraId="40D532B4" w14:textId="77777777" w:rsidR="00A93591" w:rsidRDefault="00A93591" w:rsidP="00A93591">
            <w:pPr>
              <w:tabs>
                <w:tab w:val="left" w:pos="6828"/>
              </w:tabs>
              <w:rPr>
                <w:rFonts w:cs="Times New Roman"/>
                <w:color w:val="000000"/>
              </w:rPr>
            </w:pPr>
            <w:r>
              <w:rPr>
                <w:rFonts w:cs="Times New Roman"/>
                <w:color w:val="000000"/>
              </w:rPr>
              <w:t>MODIS, MSG</w:t>
            </w:r>
            <w:r w:rsidR="008B583A">
              <w:rPr>
                <w:rFonts w:cs="Times New Roman"/>
                <w:color w:val="000000"/>
              </w:rPr>
              <w:t>, GOES</w:t>
            </w:r>
          </w:p>
        </w:tc>
      </w:tr>
    </w:tbl>
    <w:p w14:paraId="7F35DAB2" w14:textId="77777777" w:rsidR="00010946" w:rsidRDefault="00010946" w:rsidP="003A2C18">
      <w:pPr>
        <w:tabs>
          <w:tab w:val="left" w:pos="6828"/>
        </w:tabs>
        <w:rPr>
          <w:rFonts w:cs="Times New Roman"/>
          <w:color w:val="000000"/>
        </w:rPr>
      </w:pPr>
    </w:p>
    <w:p w14:paraId="5013CD68" w14:textId="77777777" w:rsidR="00010946" w:rsidRDefault="00010946" w:rsidP="00010946">
      <w:pPr>
        <w:pStyle w:val="Heading1"/>
      </w:pPr>
      <w:bookmarkStart w:id="444" w:name="_Toc257364728"/>
      <w:r>
        <w:t>Product Examples</w:t>
      </w:r>
      <w:bookmarkEnd w:id="444"/>
    </w:p>
    <w:p w14:paraId="22BBFA9B" w14:textId="77777777" w:rsidR="00886A89" w:rsidRDefault="00886A89" w:rsidP="00886A89"/>
    <w:p w14:paraId="2089CE66" w14:textId="77777777" w:rsidR="00673013" w:rsidRDefault="00673013" w:rsidP="00886A89">
      <w:r>
        <w:lastRenderedPageBreak/>
        <w:t xml:space="preserve">Figure </w:t>
      </w:r>
      <w:r w:rsidR="00D222C4">
        <w:t xml:space="preserve">2 shows an image from the 0.65 </w:t>
      </w:r>
      <w:r w:rsidR="00D222C4">
        <w:sym w:font="Symbol" w:char="F06D"/>
      </w:r>
      <w:r>
        <w:t>m</w:t>
      </w:r>
      <w:r w:rsidR="00C459B5">
        <w:t xml:space="preserve"> channel on the NOAA-19 AVHRR HRPT </w:t>
      </w:r>
      <w:r>
        <w:t>from September 8, 2013, 17</w:t>
      </w:r>
      <w:r w:rsidR="00A47FC4">
        <w:t>:</w:t>
      </w:r>
      <w:r>
        <w:t>31 to 17</w:t>
      </w:r>
      <w:r w:rsidR="00A47FC4">
        <w:t>:</w:t>
      </w:r>
      <w:r w:rsidR="00646F5B">
        <w:t>46 UTC.  Level1B data are</w:t>
      </w:r>
      <w:r>
        <w:t xml:space="preserve"> included in the </w:t>
      </w:r>
      <w:r w:rsidR="002B6370">
        <w:t xml:space="preserve">CLAVR-x </w:t>
      </w:r>
      <w:r>
        <w:t xml:space="preserve">Level2 file. </w:t>
      </w:r>
      <w:r w:rsidR="00646F5B">
        <w:t xml:space="preserve">  All </w:t>
      </w:r>
      <w:r w:rsidR="00C459B5">
        <w:t>subsequent</w:t>
      </w:r>
      <w:r w:rsidR="00646F5B">
        <w:t xml:space="preserve"> images have been derived from the scene shown in Figure 2.</w:t>
      </w:r>
    </w:p>
    <w:p w14:paraId="61BFDA79" w14:textId="77777777" w:rsidR="00673013" w:rsidRDefault="00673013" w:rsidP="00886A89"/>
    <w:p w14:paraId="182D2F5F" w14:textId="77777777" w:rsidR="00375AB8" w:rsidRDefault="00673013" w:rsidP="00375AB8">
      <w:pPr>
        <w:keepNext/>
      </w:pPr>
      <w:r>
        <w:rPr>
          <w:noProof/>
        </w:rPr>
        <w:drawing>
          <wp:inline distT="0" distB="0" distL="0" distR="0" wp14:anchorId="6854D14E" wp14:editId="18EE7EF8">
            <wp:extent cx="54864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mosx.noaa-19.refl_0_65um_nom.no-grid.20130908.173900.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187F1A11" w14:textId="77777777" w:rsidR="00673013" w:rsidRDefault="00375AB8" w:rsidP="00375AB8">
      <w:pPr>
        <w:pStyle w:val="Caption"/>
      </w:pPr>
      <w:r>
        <w:t xml:space="preserve">Figure </w:t>
      </w:r>
      <w:r w:rsidR="00462EFD">
        <w:fldChar w:fldCharType="begin"/>
      </w:r>
      <w:r w:rsidR="00462EFD">
        <w:instrText xml:space="preserve"> SEQ Figure \* ARABIC </w:instrText>
      </w:r>
      <w:r w:rsidR="00462EFD">
        <w:fldChar w:fldCharType="separate"/>
      </w:r>
      <w:proofErr w:type="gramStart"/>
      <w:ins w:id="445" w:author="Andi Walther" w:date="2014-03-25T11:04:00Z">
        <w:r w:rsidR="00910FBE">
          <w:rPr>
            <w:noProof/>
          </w:rPr>
          <w:t>4</w:t>
        </w:r>
      </w:ins>
      <w:del w:id="446" w:author="Andi Walther" w:date="2014-03-25T11:04:00Z">
        <w:r w:rsidR="0065576D" w:rsidDel="00910FBE">
          <w:rPr>
            <w:noProof/>
          </w:rPr>
          <w:delText>2</w:delText>
        </w:r>
      </w:del>
      <w:r w:rsidR="00462EFD">
        <w:rPr>
          <w:noProof/>
        </w:rPr>
        <w:fldChar w:fldCharType="end"/>
      </w:r>
      <w:r w:rsidR="00D222C4">
        <w:t xml:space="preserve"> Example visible reflectance</w:t>
      </w:r>
      <w:proofErr w:type="gramEnd"/>
      <w:r w:rsidR="00D222C4">
        <w:t xml:space="preserve"> from NOAA-19 AVHRR HRTP from September 8, 2013.  The time </w:t>
      </w:r>
      <w:r w:rsidR="00014CAF">
        <w:t xml:space="preserve">range </w:t>
      </w:r>
      <w:r w:rsidR="00D222C4">
        <w:t>of the image is from 17:31 to 17:46 UTC.</w:t>
      </w:r>
    </w:p>
    <w:p w14:paraId="5F17CDC0" w14:textId="77777777" w:rsidR="00886A89" w:rsidRDefault="00886A89" w:rsidP="00886A89">
      <w:r>
        <w:t xml:space="preserve">The following </w:t>
      </w:r>
      <w:r w:rsidR="004F1645">
        <w:t>set of</w:t>
      </w:r>
      <w:r w:rsidR="00D214CB">
        <w:t xml:space="preserve"> product images are </w:t>
      </w:r>
      <w:r>
        <w:t>generated from a CLAVR-x Lev</w:t>
      </w:r>
      <w:r w:rsidR="00D214CB">
        <w:t>el2 file derived the</w:t>
      </w:r>
      <w:r w:rsidR="008C5A6A">
        <w:t xml:space="preserve"> from NOAA-19 </w:t>
      </w:r>
      <w:r>
        <w:t>AVHRR HRPT data</w:t>
      </w:r>
      <w:r w:rsidR="00431D73">
        <w:t xml:space="preserve"> from September 8, 2013, 17</w:t>
      </w:r>
      <w:r w:rsidR="0050112D">
        <w:t>:</w:t>
      </w:r>
      <w:r w:rsidR="00431D73">
        <w:t>31 to 17</w:t>
      </w:r>
      <w:r w:rsidR="0050112D">
        <w:t>:</w:t>
      </w:r>
      <w:r w:rsidR="00431D73">
        <w:t>46 UTC</w:t>
      </w:r>
      <w:r w:rsidR="00EA0A95">
        <w:t>.  Figure 3</w:t>
      </w:r>
      <w:r>
        <w:t xml:space="preserve"> shows a false-color RGB </w:t>
      </w:r>
      <w:r w:rsidR="00D214CB">
        <w:t xml:space="preserve">image </w:t>
      </w:r>
      <w:r>
        <w:t>constructed from the 0</w:t>
      </w:r>
      <w:proofErr w:type="gramStart"/>
      <w:r>
        <w:t xml:space="preserve">.65 </w:t>
      </w:r>
      <w:r w:rsidRPr="00886A89">
        <w:rPr>
          <w:rFonts w:ascii="Symbol" w:hAnsi="Symbol"/>
        </w:rPr>
        <w:t></w:t>
      </w:r>
      <w:r>
        <w:t>m</w:t>
      </w:r>
      <w:proofErr w:type="gramEnd"/>
      <w:r>
        <w:t xml:space="preserve"> reflectance  (refl_0_65um_nom</w:t>
      </w:r>
      <w:r w:rsidR="00431D73">
        <w:t xml:space="preserve"> variable in the Level2 file</w:t>
      </w:r>
      <w:r>
        <w:t xml:space="preserve">), the 0.86 </w:t>
      </w:r>
      <w:r w:rsidRPr="00886A89">
        <w:rPr>
          <w:rFonts w:ascii="Symbol" w:hAnsi="Symbol"/>
        </w:rPr>
        <w:t></w:t>
      </w:r>
      <w:r>
        <w:t>m reflectance (refl_0_86um_nom</w:t>
      </w:r>
      <w:r w:rsidR="00431D73">
        <w:t xml:space="preserve"> variable in the Level2 file</w:t>
      </w:r>
      <w:r>
        <w:t xml:space="preserve">) and the 11 </w:t>
      </w:r>
      <w:r w:rsidRPr="00886A89">
        <w:rPr>
          <w:rFonts w:ascii="Symbol" w:hAnsi="Symbol"/>
        </w:rPr>
        <w:t></w:t>
      </w:r>
      <w:r>
        <w:t>m brightness temperature (temp_11_0um_nom</w:t>
      </w:r>
      <w:r w:rsidR="00431D73">
        <w:t xml:space="preserve"> variable in the Level2 file</w:t>
      </w:r>
      <w:r>
        <w:t>).</w:t>
      </w:r>
    </w:p>
    <w:p w14:paraId="2F3D14D8" w14:textId="77777777" w:rsidR="00010946" w:rsidRDefault="00010946" w:rsidP="00010946"/>
    <w:p w14:paraId="555570FE" w14:textId="77777777" w:rsidR="00010946" w:rsidRPr="00010946" w:rsidRDefault="00010946" w:rsidP="00010946"/>
    <w:p w14:paraId="49DCA7E6" w14:textId="77777777" w:rsidR="00000760" w:rsidRDefault="00244D21" w:rsidP="00000760">
      <w:pPr>
        <w:keepNext/>
      </w:pPr>
      <w:r>
        <w:rPr>
          <w:noProof/>
        </w:rPr>
        <w:drawing>
          <wp:inline distT="0" distB="0" distL="0" distR="0" wp14:anchorId="1089BD93" wp14:editId="0F3A5CD7">
            <wp:extent cx="548640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S.HRPT.NP.D13251.S1731.E1746.B2362828.WI.level2.rgb_ch124.tif"/>
                    <pic:cNvPicPr/>
                  </pic:nvPicPr>
                  <pic:blipFill>
                    <a:blip r:embed="rId17">
                      <a:clrChange>
                        <a:clrFrom>
                          <a:srgbClr val="DFFFFF"/>
                        </a:clrFrom>
                        <a:clrTo>
                          <a:srgbClr val="DFFFFF">
                            <a:alpha val="0"/>
                          </a:srgbClr>
                        </a:clrTo>
                      </a:clrChange>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122046A" w14:textId="77777777" w:rsidR="00886A89" w:rsidRDefault="00000760" w:rsidP="00954BE9">
      <w:pPr>
        <w:pStyle w:val="Caption"/>
      </w:pPr>
      <w:r>
        <w:t xml:space="preserve">Figure </w:t>
      </w:r>
      <w:fldSimple w:instr=" SEQ Figure \* ARABIC ">
        <w:ins w:id="447" w:author="Andi Walther" w:date="2014-03-25T11:04:00Z">
          <w:r w:rsidR="00910FBE">
            <w:rPr>
              <w:noProof/>
            </w:rPr>
            <w:t>5</w:t>
          </w:r>
        </w:ins>
        <w:del w:id="448" w:author="Andi Walther" w:date="2014-03-25T11:04:00Z">
          <w:r w:rsidR="0065576D" w:rsidDel="00910FBE">
            <w:rPr>
              <w:noProof/>
            </w:rPr>
            <w:delText>3</w:delText>
          </w:r>
        </w:del>
      </w:fldSimple>
      <w:r w:rsidR="00490D71" w:rsidRPr="00000760">
        <w:t xml:space="preserve"> </w:t>
      </w:r>
      <w:r w:rsidR="00490D71">
        <w:t>False</w:t>
      </w:r>
      <w:r w:rsidRPr="00000760">
        <w:t>-color</w:t>
      </w:r>
      <w:r>
        <w:t xml:space="preserve"> RGB constructed from the 0</w:t>
      </w:r>
      <w:proofErr w:type="gramStart"/>
      <w:r>
        <w:t xml:space="preserve">.65 </w:t>
      </w:r>
      <w:r w:rsidRPr="00000760">
        <w:rPr>
          <w:rFonts w:ascii="Symbol" w:hAnsi="Symbol"/>
        </w:rPr>
        <w:t></w:t>
      </w:r>
      <w:r>
        <w:t>m</w:t>
      </w:r>
      <w:proofErr w:type="gramEnd"/>
      <w:r>
        <w:t xml:space="preserve"> reflectance </w:t>
      </w:r>
      <w:r w:rsidRPr="00000760">
        <w:t>(refl_0_65um_nom), the 0</w:t>
      </w:r>
      <w:r>
        <w:t xml:space="preserve">.86 </w:t>
      </w:r>
      <w:r w:rsidRPr="00000760">
        <w:rPr>
          <w:rFonts w:ascii="Symbol" w:hAnsi="Symbol"/>
        </w:rPr>
        <w:t></w:t>
      </w:r>
      <w:r w:rsidRPr="00000760">
        <w:t>m reflectanc</w:t>
      </w:r>
      <w:r>
        <w:t xml:space="preserve">e (refl_0_86um_nom) and the 11 </w:t>
      </w:r>
      <w:r w:rsidRPr="00000760">
        <w:rPr>
          <w:rFonts w:ascii="Symbol" w:hAnsi="Symbol"/>
        </w:rPr>
        <w:t></w:t>
      </w:r>
      <w:r w:rsidRPr="00000760">
        <w:t>m brightness temperature (temp_11_0um_nom).</w:t>
      </w:r>
      <w:r w:rsidR="003E13EC">
        <w:t xml:space="preserve">  Black</w:t>
      </w:r>
      <w:r w:rsidR="003E13EC" w:rsidRPr="003E13EC">
        <w:t xml:space="preserve"> regions represent pixels where no retrieva</w:t>
      </w:r>
      <w:r w:rsidR="003E13EC">
        <w:t xml:space="preserve">l was performed (i.e. clear-sky), or where no data </w:t>
      </w:r>
      <w:r w:rsidR="003067C0">
        <w:t>are</w:t>
      </w:r>
      <w:r w:rsidR="003E13EC">
        <w:t xml:space="preserve"> present.</w:t>
      </w:r>
    </w:p>
    <w:p w14:paraId="01101288" w14:textId="77777777" w:rsidR="00954BE9" w:rsidRDefault="00954BE9"/>
    <w:p w14:paraId="60A38B79" w14:textId="77777777" w:rsidR="00886A89" w:rsidRDefault="00EA0A95">
      <w:r>
        <w:t>Figure 4</w:t>
      </w:r>
      <w:r w:rsidR="00886A89">
        <w:t xml:space="preserve"> shows the CLAVR-x cloud mask for the scene in Figure 2.  The cloud mask </w:t>
      </w:r>
      <w:r w:rsidR="002007FA">
        <w:t xml:space="preserve">product </w:t>
      </w:r>
      <w:r w:rsidR="00886A89">
        <w:t>(</w:t>
      </w:r>
      <w:proofErr w:type="spellStart"/>
      <w:r w:rsidR="00886A89">
        <w:t>cloud_mask</w:t>
      </w:r>
      <w:proofErr w:type="spellEnd"/>
      <w:r w:rsidR="005C0F58">
        <w:t xml:space="preserve"> variable in the Level2 file</w:t>
      </w:r>
      <w:r w:rsidR="00886A89">
        <w:t>) is a 4-level integer classification</w:t>
      </w:r>
      <w:r w:rsidR="00166617">
        <w:t xml:space="preserve">.  </w:t>
      </w:r>
      <w:r w:rsidR="005C0F58">
        <w:t xml:space="preserve">However, the image below differentiates between clear land and clear water.  </w:t>
      </w:r>
      <w:r w:rsidR="00166617">
        <w:t xml:space="preserve">The classifications </w:t>
      </w:r>
      <w:r w:rsidR="005C0F58">
        <w:t xml:space="preserve">from CLAVR-x </w:t>
      </w:r>
      <w:r w:rsidR="00166617">
        <w:t>are</w:t>
      </w:r>
      <w:r w:rsidR="002007FA">
        <w:t>:</w:t>
      </w:r>
      <w:r w:rsidR="00166617">
        <w:t xml:space="preserve"> CLEAR</w:t>
      </w:r>
      <w:r w:rsidR="005C0F58">
        <w:t xml:space="preserve"> </w:t>
      </w:r>
      <w:r w:rsidR="00166617">
        <w:t>(value=0), PROBABLY-CLEAR</w:t>
      </w:r>
      <w:r w:rsidR="005C0F58">
        <w:t xml:space="preserve"> </w:t>
      </w:r>
      <w:r w:rsidR="00166617">
        <w:t xml:space="preserve">(value=1), </w:t>
      </w:r>
      <w:proofErr w:type="gramStart"/>
      <w:r w:rsidR="00166617">
        <w:t>PROBABLY-CLOUDY</w:t>
      </w:r>
      <w:proofErr w:type="gramEnd"/>
      <w:r w:rsidR="005C0F58">
        <w:t xml:space="preserve"> </w:t>
      </w:r>
      <w:r w:rsidR="00166617">
        <w:t xml:space="preserve">(value=2), CLOUDY (value=3).   The mask is derived from the </w:t>
      </w:r>
      <w:proofErr w:type="spellStart"/>
      <w:r w:rsidR="00166617">
        <w:t>cloud_probability</w:t>
      </w:r>
      <w:proofErr w:type="spellEnd"/>
      <w:r w:rsidR="00166617">
        <w:t xml:space="preserve"> </w:t>
      </w:r>
      <w:r w:rsidR="00530F49">
        <w:t>variable, which is</w:t>
      </w:r>
      <w:r w:rsidR="006C7AAC">
        <w:t xml:space="preserve"> also output to the Level2 </w:t>
      </w:r>
      <w:r w:rsidR="005403EF">
        <w:t>file.</w:t>
      </w:r>
      <w:r w:rsidR="00166617">
        <w:t xml:space="preserve">  Users are encouraged to experiment with different threshold</w:t>
      </w:r>
      <w:r w:rsidR="00CD7E46">
        <w:t>s</w:t>
      </w:r>
      <w:r w:rsidR="00166617">
        <w:t xml:space="preserve"> of the cloud probability for their own application.</w:t>
      </w:r>
    </w:p>
    <w:p w14:paraId="7D2A9744" w14:textId="77777777" w:rsidR="00A93591" w:rsidRDefault="00A93591"/>
    <w:p w14:paraId="65FA1019" w14:textId="77777777" w:rsidR="00000760" w:rsidRDefault="002C3EE8" w:rsidP="00000760">
      <w:pPr>
        <w:keepNext/>
      </w:pPr>
      <w:r>
        <w:rPr>
          <w:noProof/>
        </w:rPr>
        <w:lastRenderedPageBreak/>
        <w:drawing>
          <wp:inline distT="0" distB="0" distL="0" distR="0" wp14:anchorId="4D084C91" wp14:editId="526E33D0">
            <wp:extent cx="5486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mosx.noaa-19.cloud_mask.no-grid.20130908.173900.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45488DC9" w14:textId="77777777" w:rsidR="00A93591" w:rsidRDefault="00000760" w:rsidP="00000760">
      <w:pPr>
        <w:pStyle w:val="Caption"/>
      </w:pPr>
      <w:r>
        <w:t xml:space="preserve">Figure </w:t>
      </w:r>
      <w:r w:rsidR="00462EFD">
        <w:fldChar w:fldCharType="begin"/>
      </w:r>
      <w:r w:rsidR="00462EFD">
        <w:instrText xml:space="preserve"> SEQ Figure \* ARABIC </w:instrText>
      </w:r>
      <w:r w:rsidR="00462EFD">
        <w:fldChar w:fldCharType="separate"/>
      </w:r>
      <w:ins w:id="449" w:author="Andi Walther" w:date="2014-03-25T11:04:00Z">
        <w:r w:rsidR="00910FBE">
          <w:rPr>
            <w:noProof/>
          </w:rPr>
          <w:t>6</w:t>
        </w:r>
      </w:ins>
      <w:del w:id="450" w:author="Andi Walther" w:date="2014-03-25T11:04:00Z">
        <w:r w:rsidR="0065576D" w:rsidDel="00910FBE">
          <w:rPr>
            <w:noProof/>
          </w:rPr>
          <w:delText>4</w:delText>
        </w:r>
      </w:del>
      <w:r w:rsidR="00462EFD">
        <w:rPr>
          <w:noProof/>
        </w:rPr>
        <w:fldChar w:fldCharType="end"/>
      </w:r>
      <w:proofErr w:type="gramStart"/>
      <w:r w:rsidR="00506F10">
        <w:t xml:space="preserve"> Example CLAVR-x cloud mask</w:t>
      </w:r>
      <w:proofErr w:type="gramEnd"/>
      <w:r w:rsidRPr="00000760">
        <w:t xml:space="preserve"> for the scene in Figure 2.  The cloud mask (</w:t>
      </w:r>
      <w:proofErr w:type="spellStart"/>
      <w:r w:rsidRPr="00000760">
        <w:t>cloud_mask</w:t>
      </w:r>
      <w:proofErr w:type="spellEnd"/>
      <w:r w:rsidR="00A83848">
        <w:t xml:space="preserve"> variable in the Level2 file</w:t>
      </w:r>
      <w:r w:rsidRPr="00000760">
        <w:t>) is a 4-level integer classification</w:t>
      </w:r>
      <w:r w:rsidR="00794278">
        <w:t xml:space="preserve"> product</w:t>
      </w:r>
      <w:r w:rsidRPr="00000760">
        <w:t>.  The classifications are</w:t>
      </w:r>
      <w:r w:rsidR="001B7B28">
        <w:t xml:space="preserve">: </w:t>
      </w:r>
      <w:r w:rsidRPr="00000760">
        <w:t xml:space="preserve"> CLEAR</w:t>
      </w:r>
      <w:r w:rsidR="00A401FB">
        <w:t xml:space="preserve"> </w:t>
      </w:r>
      <w:r w:rsidRPr="00000760">
        <w:t>(value=0), PROBABLY-CLEAR</w:t>
      </w:r>
      <w:r w:rsidR="00A401FB">
        <w:t xml:space="preserve"> </w:t>
      </w:r>
      <w:r w:rsidRPr="00000760">
        <w:t xml:space="preserve">(value=1), </w:t>
      </w:r>
      <w:proofErr w:type="gramStart"/>
      <w:r w:rsidRPr="00000760">
        <w:t>PROBABLY-CLOUDY</w:t>
      </w:r>
      <w:proofErr w:type="gramEnd"/>
      <w:r w:rsidR="00A401FB">
        <w:t xml:space="preserve"> </w:t>
      </w:r>
      <w:r w:rsidRPr="00000760">
        <w:t xml:space="preserve">(value=2), CLOUDY </w:t>
      </w:r>
      <w:r w:rsidR="00A401FB">
        <w:t xml:space="preserve"> </w:t>
      </w:r>
      <w:r w:rsidRPr="00000760">
        <w:t>(value=3).</w:t>
      </w:r>
    </w:p>
    <w:p w14:paraId="0B7437C8" w14:textId="77777777" w:rsidR="000529B0" w:rsidRDefault="000529B0" w:rsidP="000529B0"/>
    <w:p w14:paraId="048CAC62" w14:textId="77777777" w:rsidR="000529B0" w:rsidRDefault="000529B0" w:rsidP="000529B0">
      <w:r w:rsidRPr="001776F1">
        <w:t xml:space="preserve">Figure </w:t>
      </w:r>
      <w:r w:rsidR="00EA0A95">
        <w:t>5</w:t>
      </w:r>
      <w:r>
        <w:t xml:space="preserve"> shows the CLAVR-x cloud type </w:t>
      </w:r>
      <w:r w:rsidR="00F05E9D">
        <w:t>classifications</w:t>
      </w:r>
      <w:r>
        <w:t xml:space="preserve"> for the scene in Figure 2.  The cloud type </w:t>
      </w:r>
      <w:r w:rsidR="00F05E9D">
        <w:t xml:space="preserve">product </w:t>
      </w:r>
      <w:r>
        <w:t>(</w:t>
      </w:r>
      <w:proofErr w:type="spellStart"/>
      <w:r>
        <w:t>cloud_type</w:t>
      </w:r>
      <w:proofErr w:type="spellEnd"/>
      <w:r>
        <w:t xml:space="preserve"> variable in the Level2 file) is a 14-level integer classification.  However, the image below shows only 10 designations.  The integer cloud type classifications from CLAVR-x are:  CLEAR=0, PROBABLY CLEAR=1, NEAR SURFACE CLOUD=2, WATER=3, SUPERCOOLED WATER=4, OPAQUE ICE=6, CIRRUS=7, MULTI-LAYER=8, DEEP CONVECTION=9, UNKNOWN=10, DUST=11, SMOKE=12, and FIRE=13.  The current version of CLAVR-x does not support the generation of dust type, smoke type and fire type.  </w:t>
      </w:r>
      <w:r w:rsidRPr="008260C5">
        <w:rPr>
          <w:color w:val="FF0000"/>
        </w:rPr>
        <w:t>SPEAK TO FUTURE</w:t>
      </w:r>
      <w:r>
        <w:rPr>
          <w:color w:val="FF0000"/>
        </w:rPr>
        <w:t xml:space="preserve"> CAPABILITY</w:t>
      </w:r>
      <w:r w:rsidRPr="008260C5">
        <w:rPr>
          <w:color w:val="FF0000"/>
        </w:rPr>
        <w:t xml:space="preserve"> </w:t>
      </w:r>
      <w:r w:rsidR="00090958" w:rsidRPr="008260C5">
        <w:rPr>
          <w:color w:val="FF0000"/>
        </w:rPr>
        <w:t>HERE</w:t>
      </w:r>
      <w:r w:rsidR="00090958">
        <w:rPr>
          <w:color w:val="FF0000"/>
        </w:rPr>
        <w:t>!</w:t>
      </w:r>
    </w:p>
    <w:p w14:paraId="23BDCBF9" w14:textId="77777777" w:rsidR="000529B0" w:rsidRDefault="000529B0" w:rsidP="000529B0">
      <w:pPr>
        <w:keepNext/>
        <w:rPr>
          <w:noProof/>
        </w:rPr>
      </w:pPr>
    </w:p>
    <w:p w14:paraId="4346D4EA" w14:textId="77777777" w:rsidR="000529B0" w:rsidRDefault="000529B0" w:rsidP="000529B0">
      <w:pPr>
        <w:keepNext/>
      </w:pPr>
      <w:r>
        <w:rPr>
          <w:noProof/>
        </w:rPr>
        <w:drawing>
          <wp:inline distT="0" distB="0" distL="0" distR="0" wp14:anchorId="68C683EF" wp14:editId="22C04BB5">
            <wp:extent cx="54864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mosx.noaa-19.cloud_type.no-grid.20130908.173900.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F62FD76" w14:textId="77777777" w:rsidR="00E40391" w:rsidRDefault="000529B0" w:rsidP="00E40391">
      <w:pPr>
        <w:pStyle w:val="Caption"/>
      </w:pPr>
      <w:r>
        <w:t xml:space="preserve">Figure </w:t>
      </w:r>
      <w:fldSimple w:instr=" SEQ Figure \* ARABIC ">
        <w:ins w:id="451" w:author="Andi Walther" w:date="2014-03-25T11:04:00Z">
          <w:r w:rsidR="00910FBE">
            <w:rPr>
              <w:noProof/>
            </w:rPr>
            <w:t>7</w:t>
          </w:r>
        </w:ins>
        <w:del w:id="452" w:author="Andi Walther" w:date="2014-03-25T11:04:00Z">
          <w:r w:rsidR="0065576D" w:rsidDel="00910FBE">
            <w:rPr>
              <w:noProof/>
            </w:rPr>
            <w:delText>5</w:delText>
          </w:r>
        </w:del>
      </w:fldSimple>
      <w:proofErr w:type="gramStart"/>
      <w:r>
        <w:t xml:space="preserve">   CLAVR</w:t>
      </w:r>
      <w:proofErr w:type="gramEnd"/>
      <w:r>
        <w:t>-x cloud t</w:t>
      </w:r>
      <w:r w:rsidRPr="00000760">
        <w:t>ype products from the Level-2 file</w:t>
      </w:r>
      <w:r w:rsidR="00F05E9D">
        <w:t xml:space="preserve"> (</w:t>
      </w:r>
      <w:proofErr w:type="spellStart"/>
      <w:r w:rsidR="00F05E9D">
        <w:t>cloud_type</w:t>
      </w:r>
      <w:proofErr w:type="spellEnd"/>
      <w:r w:rsidR="00F05E9D">
        <w:t xml:space="preserve"> variable in the Level2 file)</w:t>
      </w:r>
      <w:r w:rsidRPr="00000760">
        <w:t>.  The integer c</w:t>
      </w:r>
      <w:r>
        <w:t>loud type classifications are</w:t>
      </w:r>
      <w:r w:rsidR="001B7B28">
        <w:t xml:space="preserve">: </w:t>
      </w:r>
      <w:r>
        <w:t xml:space="preserve"> </w:t>
      </w:r>
      <w:r w:rsidRPr="00000760">
        <w:t>CLEAR=0,</w:t>
      </w:r>
      <w:r>
        <w:t xml:space="preserve"> </w:t>
      </w:r>
      <w:r w:rsidRPr="00000760">
        <w:t>PROBABLY CLEAR=1,</w:t>
      </w:r>
      <w:r>
        <w:t xml:space="preserve"> NEAR SURFACE</w:t>
      </w:r>
      <w:r w:rsidRPr="00000760">
        <w:t xml:space="preserve"> CLOUD=2,</w:t>
      </w:r>
      <w:r>
        <w:t xml:space="preserve"> WATER=3</w:t>
      </w:r>
      <w:r w:rsidRPr="00000760">
        <w:t>,</w:t>
      </w:r>
      <w:r>
        <w:t xml:space="preserve"> SUPERCOOLED WATER=4</w:t>
      </w:r>
      <w:r w:rsidRPr="00000760">
        <w:t>,</w:t>
      </w:r>
      <w:r>
        <w:t xml:space="preserve"> OPAQUE ICE=6</w:t>
      </w:r>
      <w:r w:rsidRPr="00000760">
        <w:t>,</w:t>
      </w:r>
      <w:r>
        <w:t xml:space="preserve"> </w:t>
      </w:r>
      <w:r w:rsidRPr="00000760">
        <w:t>CIRRUS=7,</w:t>
      </w:r>
      <w:r>
        <w:t xml:space="preserve"> </w:t>
      </w:r>
      <w:r w:rsidRPr="00000760">
        <w:t>MULTI-LAYER=8,</w:t>
      </w:r>
      <w:r>
        <w:t xml:space="preserve"> </w:t>
      </w:r>
      <w:r w:rsidRPr="00000760">
        <w:t>DEEP CONVECTION=9,</w:t>
      </w:r>
      <w:r>
        <w:t xml:space="preserve"> </w:t>
      </w:r>
      <w:r w:rsidRPr="00000760">
        <w:t>UNKNOWN=10,</w:t>
      </w:r>
      <w:r>
        <w:t xml:space="preserve"> </w:t>
      </w:r>
      <w:r w:rsidRPr="00000760">
        <w:t>DUST=11,</w:t>
      </w:r>
      <w:r>
        <w:t xml:space="preserve"> SMOKE=12 and FIRE=13</w:t>
      </w:r>
      <w:r w:rsidR="00E40391">
        <w:t>.</w:t>
      </w:r>
    </w:p>
    <w:p w14:paraId="63A25349" w14:textId="77777777" w:rsidR="00E40391" w:rsidRDefault="00E40391" w:rsidP="00AC0C45"/>
    <w:p w14:paraId="6561F2EE" w14:textId="77777777" w:rsidR="00E40391" w:rsidRDefault="00E40391" w:rsidP="00AC0C45"/>
    <w:p w14:paraId="79B18560" w14:textId="77777777" w:rsidR="00E40391" w:rsidRDefault="00E40391" w:rsidP="00AC0C45"/>
    <w:p w14:paraId="2A56A9D0" w14:textId="77777777" w:rsidR="00AC0C45" w:rsidRDefault="00EA0A95" w:rsidP="00AC0C45">
      <w:r>
        <w:t>Figure 6</w:t>
      </w:r>
      <w:r w:rsidR="00AC0C45">
        <w:t xml:space="preserve"> </w:t>
      </w:r>
      <w:r w:rsidR="0091380B">
        <w:t>shows the CLAVR-x cloud-</w:t>
      </w:r>
      <w:r w:rsidR="00AC0C45">
        <w:t>top temperature product for the scene in Figure 2.  The cl</w:t>
      </w:r>
      <w:r w:rsidR="00D030F1">
        <w:t>oud-</w:t>
      </w:r>
      <w:r w:rsidR="0095118F">
        <w:t>top temperature (</w:t>
      </w:r>
      <w:proofErr w:type="spellStart"/>
      <w:r w:rsidR="0095118F">
        <w:t>cl</w:t>
      </w:r>
      <w:r w:rsidR="00AC0C45">
        <w:t>d_temp_acha</w:t>
      </w:r>
      <w:proofErr w:type="spellEnd"/>
      <w:r w:rsidR="00AC0C45">
        <w:t xml:space="preserve"> variable in the Le</w:t>
      </w:r>
      <w:r w:rsidR="00432703">
        <w:t xml:space="preserve">vel2 file) is one of the directly </w:t>
      </w:r>
      <w:r w:rsidR="00AC0C45">
        <w:t xml:space="preserve">retrieved products from </w:t>
      </w:r>
      <w:r w:rsidR="00537900">
        <w:t>the AWG Cloud Height Algorithm (</w:t>
      </w:r>
      <w:r w:rsidR="00AC0C45">
        <w:t>ACHA</w:t>
      </w:r>
      <w:r w:rsidR="00537900">
        <w:t>)</w:t>
      </w:r>
      <w:r w:rsidR="00AC0C45">
        <w:t>.</w:t>
      </w:r>
    </w:p>
    <w:p w14:paraId="59BD66CE" w14:textId="77777777" w:rsidR="008C240E" w:rsidRDefault="008C240E" w:rsidP="00AC0C45"/>
    <w:p w14:paraId="521DC94C" w14:textId="77777777" w:rsidR="000529B0" w:rsidRDefault="008C240E" w:rsidP="000529B0">
      <w:pPr>
        <w:keepNext/>
      </w:pPr>
      <w:r>
        <w:rPr>
          <w:noProof/>
        </w:rPr>
        <w:lastRenderedPageBreak/>
        <w:drawing>
          <wp:inline distT="0" distB="0" distL="0" distR="0" wp14:anchorId="4625171A" wp14:editId="17F40AB4">
            <wp:extent cx="5486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mosx.noaa-19.cld_temp_acha.no-grid.20130908.173900.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BC047FE" w14:textId="77777777" w:rsidR="008C240E" w:rsidRDefault="000529B0" w:rsidP="000529B0">
      <w:pPr>
        <w:pStyle w:val="Caption"/>
      </w:pPr>
      <w:r>
        <w:t xml:space="preserve">Figure </w:t>
      </w:r>
      <w:fldSimple w:instr=" SEQ Figure \* ARABIC ">
        <w:ins w:id="453" w:author="Andi Walther" w:date="2014-03-25T11:04:00Z">
          <w:r w:rsidR="00910FBE">
            <w:rPr>
              <w:noProof/>
            </w:rPr>
            <w:t>8</w:t>
          </w:r>
        </w:ins>
        <w:del w:id="454" w:author="Andi Walther" w:date="2014-03-25T11:04:00Z">
          <w:r w:rsidR="0065576D" w:rsidDel="00910FBE">
            <w:rPr>
              <w:noProof/>
            </w:rPr>
            <w:delText>6</w:delText>
          </w:r>
        </w:del>
      </w:fldSimple>
      <w:r>
        <w:t xml:space="preserve"> </w:t>
      </w:r>
      <w:r w:rsidR="000B776C">
        <w:t>CLAVR-x c</w:t>
      </w:r>
      <w:r w:rsidR="00537900">
        <w:t>loud-top temperature</w:t>
      </w:r>
      <w:r w:rsidR="00595AA1">
        <w:t xml:space="preserve"> (</w:t>
      </w:r>
      <w:proofErr w:type="spellStart"/>
      <w:r w:rsidR="00595AA1">
        <w:t>cld_temp_acha</w:t>
      </w:r>
      <w:proofErr w:type="spellEnd"/>
      <w:r w:rsidR="00595AA1">
        <w:t xml:space="preserve"> variable in the Level2 file)</w:t>
      </w:r>
      <w:r w:rsidR="00E40391">
        <w:t xml:space="preserve"> </w:t>
      </w:r>
      <w:r w:rsidR="007E6860">
        <w:t xml:space="preserve">derived </w:t>
      </w:r>
      <w:r w:rsidR="00E40391">
        <w:t>from the AWG Cloud Height Algorithm (ACHA).  Dark</w:t>
      </w:r>
      <w:r w:rsidR="00E40391" w:rsidRPr="00553AC8">
        <w:t xml:space="preserve"> grey regions represent pixels where no retrieval was performed (i.e. clear-sky)</w:t>
      </w:r>
      <w:r w:rsidR="00E40391">
        <w:t>.</w:t>
      </w:r>
    </w:p>
    <w:p w14:paraId="7A96BDE0" w14:textId="77777777" w:rsidR="007777F5" w:rsidRDefault="007777F5" w:rsidP="007777F5"/>
    <w:p w14:paraId="03FF3C14" w14:textId="77777777" w:rsidR="007777F5" w:rsidRPr="007777F5" w:rsidRDefault="007777F5" w:rsidP="007777F5">
      <w:r w:rsidRPr="001776F1">
        <w:t xml:space="preserve">Figure </w:t>
      </w:r>
      <w:r w:rsidR="00EA0A95">
        <w:t>7</w:t>
      </w:r>
      <w:r w:rsidR="00D030F1">
        <w:t xml:space="preserve"> shows the CLAVR-x cloud-</w:t>
      </w:r>
      <w:r>
        <w:t xml:space="preserve">top pressure product for the scene in Figure 2.  </w:t>
      </w:r>
      <w:r w:rsidR="008A2E5C">
        <w:t>The cl</w:t>
      </w:r>
      <w:r w:rsidR="00D030F1">
        <w:t>oud-</w:t>
      </w:r>
      <w:r w:rsidR="009A628F">
        <w:t>top pressure (</w:t>
      </w:r>
      <w:proofErr w:type="spellStart"/>
      <w:r w:rsidR="009A628F">
        <w:t>cl</w:t>
      </w:r>
      <w:r w:rsidR="008A2E5C">
        <w:t>d_press_acha</w:t>
      </w:r>
      <w:proofErr w:type="spellEnd"/>
      <w:r>
        <w:t xml:space="preserve"> variable in the Level2 file) is </w:t>
      </w:r>
      <w:r w:rsidR="00D030F1">
        <w:t xml:space="preserve">derived from the cloud-top temperature </w:t>
      </w:r>
      <w:r w:rsidR="00C43C3A">
        <w:t>and the atmospheric temperature profile provided by the background NWP model.</w:t>
      </w:r>
    </w:p>
    <w:p w14:paraId="71B08EEC" w14:textId="77777777" w:rsidR="00A93591" w:rsidRDefault="00A93591"/>
    <w:p w14:paraId="1D67F4C3" w14:textId="77777777" w:rsidR="00000760" w:rsidRDefault="00D27FFA" w:rsidP="00000760">
      <w:pPr>
        <w:keepNext/>
      </w:pPr>
      <w:r>
        <w:rPr>
          <w:noProof/>
        </w:rPr>
        <w:lastRenderedPageBreak/>
        <w:drawing>
          <wp:inline distT="0" distB="0" distL="0" distR="0" wp14:anchorId="084B4F18" wp14:editId="4C260BEF">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mosx.noaa-19.cld_press_acha.no-grid.20130908.173900.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825AE96" w14:textId="77777777" w:rsidR="00A93591" w:rsidRDefault="00000760" w:rsidP="00000760">
      <w:pPr>
        <w:pStyle w:val="Caption"/>
      </w:pPr>
      <w:r>
        <w:t xml:space="preserve">Figure </w:t>
      </w:r>
      <w:fldSimple w:instr=" SEQ Figure \* ARABIC ">
        <w:ins w:id="455" w:author="Andi Walther" w:date="2014-03-25T11:04:00Z">
          <w:r w:rsidR="00910FBE">
            <w:rPr>
              <w:noProof/>
            </w:rPr>
            <w:t>9</w:t>
          </w:r>
        </w:ins>
        <w:del w:id="456" w:author="Andi Walther" w:date="2014-03-25T11:04:00Z">
          <w:r w:rsidR="0065576D" w:rsidDel="00910FBE">
            <w:rPr>
              <w:noProof/>
            </w:rPr>
            <w:delText>7</w:delText>
          </w:r>
        </w:del>
      </w:fldSimple>
      <w:proofErr w:type="gramStart"/>
      <w:r w:rsidR="0032163B">
        <w:t xml:space="preserve">  CLAVR</w:t>
      </w:r>
      <w:proofErr w:type="gramEnd"/>
      <w:r w:rsidR="0032163B">
        <w:t>-x cloud-top p</w:t>
      </w:r>
      <w:r>
        <w:t>ressure</w:t>
      </w:r>
      <w:r w:rsidR="00DD6B1E">
        <w:t xml:space="preserve"> (</w:t>
      </w:r>
      <w:proofErr w:type="spellStart"/>
      <w:r w:rsidR="00DD6B1E">
        <w:t>cld_press_acha</w:t>
      </w:r>
      <w:proofErr w:type="spellEnd"/>
      <w:r w:rsidR="00DD6B1E">
        <w:t xml:space="preserve"> variable in the Level2 file)</w:t>
      </w:r>
      <w:r>
        <w:t xml:space="preserve"> </w:t>
      </w:r>
      <w:r w:rsidR="0032163B">
        <w:t xml:space="preserve">derived </w:t>
      </w:r>
      <w:r>
        <w:t>from the AWG Cloud Height Algorithm (ACHA).</w:t>
      </w:r>
      <w:r w:rsidR="00553AC8">
        <w:t xml:space="preserve">  Dark</w:t>
      </w:r>
      <w:r w:rsidR="00553AC8" w:rsidRPr="00553AC8">
        <w:t xml:space="preserve"> grey regions represent pixels where no retrieval was performed (i.e. clear-sky)</w:t>
      </w:r>
      <w:r w:rsidR="00553AC8">
        <w:t>.</w:t>
      </w:r>
      <w:r w:rsidR="00C15E11">
        <w:t xml:space="preserve"> </w:t>
      </w:r>
    </w:p>
    <w:p w14:paraId="18A790DA" w14:textId="77777777" w:rsidR="00BB53A4" w:rsidRDefault="00BB53A4" w:rsidP="00BB53A4"/>
    <w:p w14:paraId="6F6CC54C" w14:textId="77777777" w:rsidR="00F23B5A" w:rsidRPr="007777F5" w:rsidRDefault="00BB53A4" w:rsidP="00F23B5A">
      <w:r w:rsidRPr="001776F1">
        <w:t xml:space="preserve">Figure </w:t>
      </w:r>
      <w:r w:rsidR="00EA0A95">
        <w:t>8</w:t>
      </w:r>
      <w:r w:rsidR="00594116">
        <w:t xml:space="preserve"> shows the CLAVR-x cloud-top height</w:t>
      </w:r>
      <w:r>
        <w:t xml:space="preserve"> product for th</w:t>
      </w:r>
      <w:r w:rsidR="009B386E">
        <w:t>e scene in Figure 2.  The cloud-</w:t>
      </w:r>
      <w:r>
        <w:t xml:space="preserve">top </w:t>
      </w:r>
      <w:r w:rsidR="009B386E">
        <w:t>height (</w:t>
      </w:r>
      <w:proofErr w:type="spellStart"/>
      <w:r w:rsidR="009B386E">
        <w:t>cld_height</w:t>
      </w:r>
      <w:r>
        <w:t>_acha</w:t>
      </w:r>
      <w:proofErr w:type="spellEnd"/>
      <w:r>
        <w:t xml:space="preserve"> variable in the Level2 </w:t>
      </w:r>
      <w:r w:rsidR="00F23B5A">
        <w:t>file) is derived from the cloud-top temperature and the atmospheric temperature profile provided by the background NWP model.</w:t>
      </w:r>
    </w:p>
    <w:p w14:paraId="3AD9E71A" w14:textId="77777777" w:rsidR="00983F8A" w:rsidRDefault="00983F8A" w:rsidP="00BB53A4"/>
    <w:p w14:paraId="548398E6" w14:textId="77777777" w:rsidR="00983F8A" w:rsidRDefault="00983F8A" w:rsidP="00983F8A">
      <w:pPr>
        <w:keepNext/>
      </w:pPr>
      <w:r>
        <w:rPr>
          <w:noProof/>
        </w:rPr>
        <w:lastRenderedPageBreak/>
        <w:drawing>
          <wp:inline distT="0" distB="0" distL="0" distR="0" wp14:anchorId="6AA49CD9" wp14:editId="4822268B">
            <wp:extent cx="54864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mosx.noaa-19.cld_height_acha.no-grid.20130908.173900.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578DA232" w14:textId="77777777" w:rsidR="00983F8A" w:rsidRDefault="00983F8A" w:rsidP="00983F8A">
      <w:pPr>
        <w:pStyle w:val="Caption"/>
      </w:pPr>
      <w:r>
        <w:t xml:space="preserve">Figure </w:t>
      </w:r>
      <w:fldSimple w:instr=" SEQ Figure \* ARABIC ">
        <w:ins w:id="457" w:author="Andi Walther" w:date="2014-03-25T11:04:00Z">
          <w:r w:rsidR="00910FBE">
            <w:rPr>
              <w:noProof/>
            </w:rPr>
            <w:t>10</w:t>
          </w:r>
        </w:ins>
        <w:del w:id="458" w:author="Andi Walther" w:date="2014-03-25T11:04:00Z">
          <w:r w:rsidR="0065576D" w:rsidDel="00910FBE">
            <w:rPr>
              <w:noProof/>
            </w:rPr>
            <w:delText>8</w:delText>
          </w:r>
        </w:del>
      </w:fldSimple>
      <w:r>
        <w:t xml:space="preserve"> </w:t>
      </w:r>
      <w:r w:rsidR="0015408F">
        <w:t>CLAVR-x cloud-top height</w:t>
      </w:r>
      <w:r w:rsidR="00E94080">
        <w:t xml:space="preserve"> (</w:t>
      </w:r>
      <w:proofErr w:type="spellStart"/>
      <w:r w:rsidR="00E94080">
        <w:t>cld_height_acha</w:t>
      </w:r>
      <w:proofErr w:type="spellEnd"/>
      <w:r w:rsidR="00E94080">
        <w:t xml:space="preserve"> variable in the Level2 file)</w:t>
      </w:r>
      <w:r w:rsidR="0015408F">
        <w:t xml:space="preserve"> derived from the AWG Cloud Height Algorithm (ACHA).  Dark</w:t>
      </w:r>
      <w:r w:rsidR="0015408F" w:rsidRPr="00553AC8">
        <w:t xml:space="preserve"> grey regions represent pixels where no retrieval was performed (i.e. clear-sky)</w:t>
      </w:r>
      <w:r w:rsidR="0015408F">
        <w:t>.</w:t>
      </w:r>
      <w:r w:rsidR="00883F4D">
        <w:t xml:space="preserve">  </w:t>
      </w:r>
    </w:p>
    <w:p w14:paraId="6F942E8E" w14:textId="77777777" w:rsidR="008C5043" w:rsidRDefault="008C5043" w:rsidP="008C5043"/>
    <w:p w14:paraId="22CAE7FC" w14:textId="77777777" w:rsidR="00BE5DC0" w:rsidRDefault="00EA0A95" w:rsidP="00BE5DC0">
      <w:r>
        <w:t>Figure 9</w:t>
      </w:r>
      <w:r w:rsidR="008C5043">
        <w:t xml:space="preserve"> shows the CLAVR-</w:t>
      </w:r>
      <w:r w:rsidR="00BE5DC0">
        <w:t>x 11</w:t>
      </w:r>
      <w:r w:rsidR="00843B65">
        <w:t xml:space="preserve"> </w:t>
      </w:r>
      <w:r w:rsidR="00843B65">
        <w:sym w:font="Symbol" w:char="F06D"/>
      </w:r>
      <w:r w:rsidR="008C5043">
        <w:t>m cloud emissivity product for the scene in Figure 2.  The cloud emissivity (</w:t>
      </w:r>
      <w:proofErr w:type="spellStart"/>
      <w:r w:rsidR="008C5043">
        <w:t>cld_emiss_acha</w:t>
      </w:r>
      <w:proofErr w:type="spellEnd"/>
      <w:r w:rsidR="008C5043">
        <w:t xml:space="preserve"> variabl</w:t>
      </w:r>
      <w:r w:rsidR="00BE5DC0">
        <w:t>e in the Level2 file) is one of the directly retrieved products from the AWG Cloud Height Algorithm (ACHA).</w:t>
      </w:r>
    </w:p>
    <w:p w14:paraId="5D3285B0" w14:textId="77777777" w:rsidR="008C5043" w:rsidRDefault="008C5043" w:rsidP="008C5043"/>
    <w:p w14:paraId="763F944A" w14:textId="77777777" w:rsidR="008C5043" w:rsidRDefault="008C5043" w:rsidP="008C5043"/>
    <w:p w14:paraId="0028D58B" w14:textId="77777777" w:rsidR="00AF3622" w:rsidRDefault="008C5043" w:rsidP="00AF3622">
      <w:pPr>
        <w:keepNext/>
      </w:pPr>
      <w:r>
        <w:rPr>
          <w:noProof/>
        </w:rPr>
        <w:lastRenderedPageBreak/>
        <w:drawing>
          <wp:inline distT="0" distB="0" distL="0" distR="0" wp14:anchorId="612D8A0C" wp14:editId="2B15C940">
            <wp:extent cx="5486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mosx.noaa-19.cld_emiss_acha.no-grid.20130908.173900.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994F64F" w14:textId="77777777" w:rsidR="008C5043" w:rsidRDefault="00AF3622" w:rsidP="00AF3622">
      <w:pPr>
        <w:pStyle w:val="Caption"/>
      </w:pPr>
      <w:r>
        <w:t xml:space="preserve">Figure </w:t>
      </w:r>
      <w:fldSimple w:instr=" SEQ Figure \* ARABIC ">
        <w:ins w:id="459" w:author="Andi Walther" w:date="2014-03-25T11:04:00Z">
          <w:r w:rsidR="00910FBE">
            <w:rPr>
              <w:noProof/>
            </w:rPr>
            <w:t>11</w:t>
          </w:r>
        </w:ins>
        <w:del w:id="460" w:author="Andi Walther" w:date="2014-03-25T11:04:00Z">
          <w:r w:rsidR="0065576D" w:rsidDel="00910FBE">
            <w:rPr>
              <w:noProof/>
            </w:rPr>
            <w:delText>9</w:delText>
          </w:r>
        </w:del>
      </w:fldSimple>
      <w:r>
        <w:t xml:space="preserve"> </w:t>
      </w:r>
      <w:r w:rsidR="00D804D5">
        <w:t xml:space="preserve">CLAVR-x </w:t>
      </w:r>
      <w:r w:rsidR="000527C9">
        <w:t xml:space="preserve">11 </w:t>
      </w:r>
      <w:r w:rsidR="000527C9">
        <w:sym w:font="Symbol" w:char="F06D"/>
      </w:r>
      <w:r w:rsidR="000527C9">
        <w:t>m</w:t>
      </w:r>
      <w:r w:rsidR="00D804D5">
        <w:t xml:space="preserve"> </w:t>
      </w:r>
      <w:r w:rsidR="000527C9">
        <w:t>cloud emissivity</w:t>
      </w:r>
      <w:r w:rsidR="00032E37">
        <w:t xml:space="preserve"> (</w:t>
      </w:r>
      <w:proofErr w:type="spellStart"/>
      <w:r w:rsidR="00032E37">
        <w:t>cld_emiss_acha</w:t>
      </w:r>
      <w:proofErr w:type="spellEnd"/>
      <w:r w:rsidR="00032E37">
        <w:t xml:space="preserve"> variable in the Level2 file)</w:t>
      </w:r>
      <w:r w:rsidR="000527C9">
        <w:t xml:space="preserve"> </w:t>
      </w:r>
      <w:r w:rsidR="00D804D5">
        <w:t xml:space="preserve">derived from the AWG Cloud Height Algorithm (ACHA).  </w:t>
      </w:r>
      <w:r w:rsidR="000527C9">
        <w:t>White regions</w:t>
      </w:r>
      <w:r w:rsidR="00D804D5" w:rsidRPr="00553AC8">
        <w:t xml:space="preserve"> represent pixels where no retrieval was performed (i.e. clear-sky)</w:t>
      </w:r>
      <w:r w:rsidR="00D804D5">
        <w:t>.</w:t>
      </w:r>
    </w:p>
    <w:p w14:paraId="22BA131D" w14:textId="77777777" w:rsidR="001A759D" w:rsidRDefault="001A759D" w:rsidP="001A759D"/>
    <w:p w14:paraId="577BFC4D" w14:textId="77777777" w:rsidR="00E6619F" w:rsidRDefault="001A759D" w:rsidP="00E6619F">
      <w:r>
        <w:t xml:space="preserve">Figure 10 shows the CLAVR-x cloud optical depth (COD) for the scene in Figure 2.  CLAVR-x uses the GOES-ABI daytime microphysical properties (DCOMP) algorithm to retrieve this product.  The COD </w:t>
      </w:r>
      <w:r w:rsidR="00E6619F">
        <w:t>(</w:t>
      </w:r>
      <w:proofErr w:type="spellStart"/>
      <w:r w:rsidR="00E6619F">
        <w:t>cld_opd_dcomp</w:t>
      </w:r>
      <w:proofErr w:type="spellEnd"/>
      <w:r w:rsidR="00E6619F">
        <w:t xml:space="preserve"> variable in the Level2 file) is one of the directly retrieved products from DCOMP.</w:t>
      </w:r>
    </w:p>
    <w:p w14:paraId="4A8AFBBA" w14:textId="77777777" w:rsidR="00E6619F" w:rsidRDefault="00E6619F" w:rsidP="00E6619F"/>
    <w:p w14:paraId="50E7DBAC" w14:textId="77777777" w:rsidR="001A759D" w:rsidRPr="001A759D" w:rsidRDefault="001A759D" w:rsidP="001A759D"/>
    <w:p w14:paraId="69E32BCD" w14:textId="77777777" w:rsidR="008C5043" w:rsidRPr="008C5043" w:rsidRDefault="008C5043" w:rsidP="008C5043"/>
    <w:p w14:paraId="4B143AE7" w14:textId="77777777" w:rsidR="00BB53A4" w:rsidRPr="00BB53A4" w:rsidRDefault="00BB53A4" w:rsidP="00BB53A4"/>
    <w:p w14:paraId="62248B2E" w14:textId="77777777" w:rsidR="00A93591" w:rsidRDefault="00A93591"/>
    <w:p w14:paraId="2EFC46B1" w14:textId="77777777" w:rsidR="00A93591" w:rsidRDefault="00A93591"/>
    <w:p w14:paraId="1F30CC1E" w14:textId="77777777" w:rsidR="00000760" w:rsidRDefault="00883F4D" w:rsidP="00000760">
      <w:pPr>
        <w:keepNext/>
      </w:pPr>
      <w:r>
        <w:rPr>
          <w:noProof/>
        </w:rPr>
        <w:lastRenderedPageBreak/>
        <w:drawing>
          <wp:inline distT="0" distB="0" distL="0" distR="0" wp14:anchorId="7DD65C63" wp14:editId="23A32E63">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mosx.noaa-19.cld_opd_dcomp.no-grid.20130908.173900.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E13703E" w14:textId="77777777" w:rsidR="00A93591" w:rsidRDefault="00000760" w:rsidP="00000760">
      <w:pPr>
        <w:pStyle w:val="Caption"/>
      </w:pPr>
      <w:r>
        <w:t xml:space="preserve">Figure </w:t>
      </w:r>
      <w:fldSimple w:instr=" SEQ Figure \* ARABIC ">
        <w:ins w:id="461" w:author="Andi Walther" w:date="2014-03-25T11:04:00Z">
          <w:r w:rsidR="00910FBE">
            <w:rPr>
              <w:noProof/>
            </w:rPr>
            <w:t>12</w:t>
          </w:r>
        </w:ins>
        <w:del w:id="462" w:author="Andi Walther" w:date="2014-03-25T11:04:00Z">
          <w:r w:rsidR="0065576D" w:rsidDel="00910FBE">
            <w:rPr>
              <w:noProof/>
            </w:rPr>
            <w:delText>10</w:delText>
          </w:r>
        </w:del>
      </w:fldSimple>
      <w:proofErr w:type="gramStart"/>
      <w:r>
        <w:t xml:space="preserve">  CLAVR</w:t>
      </w:r>
      <w:proofErr w:type="gramEnd"/>
      <w:r>
        <w:t xml:space="preserve">-x cloud optical depth </w:t>
      </w:r>
      <w:r w:rsidR="00627348">
        <w:t xml:space="preserve">(COD) </w:t>
      </w:r>
      <w:r>
        <w:t>from the AWG Daytime Cloud Optical and Microphysical Properties (DCOMP).</w:t>
      </w:r>
      <w:r w:rsidR="00883F4D">
        <w:t xml:space="preserve">  Dark</w:t>
      </w:r>
      <w:r w:rsidR="00883F4D" w:rsidRPr="00553AC8">
        <w:t xml:space="preserve"> grey regions represent pixels where no retrieval was performed (i.e. clear-sky)</w:t>
      </w:r>
      <w:r w:rsidR="00883F4D">
        <w:t xml:space="preserve">. </w:t>
      </w:r>
    </w:p>
    <w:p w14:paraId="3AC5D018" w14:textId="77777777" w:rsidR="00A9293F" w:rsidRDefault="00A9293F" w:rsidP="00A9293F"/>
    <w:p w14:paraId="51CCECD4" w14:textId="77777777" w:rsidR="00A9293F" w:rsidRDefault="00A9293F" w:rsidP="00A9293F">
      <w:r>
        <w:t>Figure 11 shows the CLAVR-x cloud effective radius (REF) for the scene in Figure 2.  CLAVR-x uses the DCOMP algorithm to retrieve this product.  The REF (</w:t>
      </w:r>
      <w:proofErr w:type="spellStart"/>
      <w:r>
        <w:t>cld_reff_dcomp</w:t>
      </w:r>
      <w:proofErr w:type="spellEnd"/>
      <w:r>
        <w:t xml:space="preserve"> variable in the Level2 file) is one of the directly retrieved products from DCOMP.</w:t>
      </w:r>
      <w:r w:rsidR="00C95792">
        <w:t xml:space="preserve">  It </w:t>
      </w:r>
      <w:r>
        <w:t>may sometimes be referred to as th</w:t>
      </w:r>
      <w:r w:rsidR="0067422A">
        <w:t>e cloud particle size (CPS).</w:t>
      </w:r>
    </w:p>
    <w:p w14:paraId="3DA65F20" w14:textId="77777777" w:rsidR="00094517" w:rsidRDefault="00094517" w:rsidP="00A9293F"/>
    <w:p w14:paraId="329C2DDC" w14:textId="77777777" w:rsidR="00094517" w:rsidRDefault="00094517" w:rsidP="00094517">
      <w:pPr>
        <w:keepNext/>
      </w:pPr>
      <w:r>
        <w:rPr>
          <w:noProof/>
        </w:rPr>
        <w:lastRenderedPageBreak/>
        <w:drawing>
          <wp:inline distT="0" distB="0" distL="0" distR="0" wp14:anchorId="46375F83" wp14:editId="5557EC5F">
            <wp:extent cx="5486400" cy="548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mosx.noaa-19.cld_reff_dcomp.no-grid.20130908.173900.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982598" w14:textId="77777777" w:rsidR="00755F94" w:rsidRDefault="00094517" w:rsidP="00755F94">
      <w:pPr>
        <w:pStyle w:val="Caption"/>
      </w:pPr>
      <w:r>
        <w:t xml:space="preserve">Figure </w:t>
      </w:r>
      <w:r w:rsidR="00462EFD">
        <w:fldChar w:fldCharType="begin"/>
      </w:r>
      <w:r w:rsidR="00462EFD">
        <w:instrText xml:space="preserve"> SEQ Figure \* ARABIC </w:instrText>
      </w:r>
      <w:r w:rsidR="00462EFD">
        <w:fldChar w:fldCharType="separate"/>
      </w:r>
      <w:ins w:id="463" w:author="Andi Walther" w:date="2014-03-25T11:04:00Z">
        <w:r w:rsidR="00910FBE">
          <w:rPr>
            <w:noProof/>
          </w:rPr>
          <w:t>13</w:t>
        </w:r>
      </w:ins>
      <w:del w:id="464" w:author="Andi Walther" w:date="2014-03-25T11:04:00Z">
        <w:r w:rsidR="0065576D" w:rsidDel="00910FBE">
          <w:rPr>
            <w:noProof/>
          </w:rPr>
          <w:delText>11</w:delText>
        </w:r>
      </w:del>
      <w:r w:rsidR="00462EFD">
        <w:rPr>
          <w:noProof/>
        </w:rPr>
        <w:fldChar w:fldCharType="end"/>
      </w:r>
      <w:proofErr w:type="gramStart"/>
      <w:r>
        <w:t xml:space="preserve"> </w:t>
      </w:r>
      <w:r w:rsidR="00755F94">
        <w:t>CLAVR-x cloud effective radius</w:t>
      </w:r>
      <w:proofErr w:type="gramEnd"/>
      <w:r w:rsidR="00755F94">
        <w:t xml:space="preserve"> (REF) from the AWG Daytime Cloud Optical and Microphysical Properties (DCOMP).  Dark</w:t>
      </w:r>
      <w:r w:rsidR="00755F94" w:rsidRPr="00553AC8">
        <w:t xml:space="preserve"> grey regions represent pixels where no retrieval was performed (i.e. clear-sky)</w:t>
      </w:r>
      <w:r w:rsidR="00755F94">
        <w:t xml:space="preserve">. </w:t>
      </w:r>
    </w:p>
    <w:p w14:paraId="63E6F56F" w14:textId="77777777" w:rsidR="00094517" w:rsidRPr="00A9293F" w:rsidRDefault="00094517" w:rsidP="00094517">
      <w:pPr>
        <w:pStyle w:val="Caption"/>
      </w:pPr>
    </w:p>
    <w:p w14:paraId="2E628C86" w14:textId="77777777" w:rsidR="00A93591" w:rsidRDefault="00A93591"/>
    <w:p w14:paraId="15B5CB6C" w14:textId="77777777" w:rsidR="00A93591" w:rsidRDefault="00A93591"/>
    <w:p w14:paraId="7A49A06F" w14:textId="77777777" w:rsidR="00A93591" w:rsidRDefault="00A93591"/>
    <w:p w14:paraId="759CB6FC" w14:textId="77777777" w:rsidR="00A93591" w:rsidRDefault="00A93591"/>
    <w:p w14:paraId="1824DAB5" w14:textId="77777777" w:rsidR="00A93591" w:rsidRDefault="00A93591"/>
    <w:p w14:paraId="58E720A7" w14:textId="77777777" w:rsidR="00A93591" w:rsidRDefault="00A93591">
      <w:pPr>
        <w:rPr>
          <w:rFonts w:eastAsiaTheme="majorEastAsia" w:cstheme="majorBidi"/>
          <w:b/>
          <w:bCs/>
          <w:color w:val="345A8A" w:themeColor="accent1" w:themeShade="B5"/>
          <w:sz w:val="32"/>
          <w:szCs w:val="32"/>
        </w:rPr>
      </w:pPr>
      <w:r>
        <w:br w:type="page"/>
      </w:r>
    </w:p>
    <w:p w14:paraId="35DC8AC6" w14:textId="77777777" w:rsidR="00314420" w:rsidRPr="001A128A" w:rsidRDefault="004058A7" w:rsidP="001A128A">
      <w:pPr>
        <w:pStyle w:val="Heading1"/>
        <w:rPr>
          <w:rFonts w:asciiTheme="minorHAnsi" w:hAnsiTheme="minorHAnsi"/>
        </w:rPr>
      </w:pPr>
      <w:bookmarkStart w:id="465" w:name="_Toc257364729"/>
      <w:r w:rsidRPr="00F277BD">
        <w:rPr>
          <w:rFonts w:asciiTheme="minorHAnsi" w:hAnsiTheme="minorHAnsi"/>
        </w:rPr>
        <w:lastRenderedPageBreak/>
        <w:t>Ancillary Data Sets</w:t>
      </w:r>
      <w:bookmarkEnd w:id="424"/>
      <w:bookmarkEnd w:id="465"/>
    </w:p>
    <w:p w14:paraId="68C49B2E" w14:textId="77777777" w:rsidR="004058A7" w:rsidRPr="00F277BD" w:rsidRDefault="004058A7" w:rsidP="004058A7">
      <w:pPr>
        <w:rPr>
          <w:color w:val="000000"/>
        </w:rPr>
      </w:pPr>
      <w:r w:rsidRPr="00F277BD">
        <w:rPr>
          <w:color w:val="000000"/>
        </w:rPr>
        <w:t>CLAVR-x reads in the following ancillary data-sets to provide additional information needed to process each pixel properly: NWP, SST, emissivity, surface type, land mask, coast mask, surface elevation, volcano mask, snow/ice mask.</w:t>
      </w:r>
    </w:p>
    <w:p w14:paraId="598217F7" w14:textId="77777777" w:rsidR="004058A7" w:rsidRPr="00F277BD" w:rsidRDefault="004058A7" w:rsidP="004058A7">
      <w:pPr>
        <w:rPr>
          <w:color w:val="000000"/>
        </w:rPr>
      </w:pPr>
    </w:p>
    <w:p w14:paraId="6EDE39EA" w14:textId="77777777" w:rsidR="004058A7" w:rsidRDefault="004058A7" w:rsidP="004058A7">
      <w:pPr>
        <w:pStyle w:val="BodyText"/>
        <w:rPr>
          <w:rFonts w:asciiTheme="minorHAnsi" w:hAnsiTheme="minorHAnsi"/>
          <w:color w:val="000000"/>
        </w:rPr>
      </w:pPr>
    </w:p>
    <w:p w14:paraId="5E60C862" w14:textId="77777777" w:rsidR="00F7667A" w:rsidRDefault="00F7667A" w:rsidP="00F7667A">
      <w:pPr>
        <w:pStyle w:val="Heading2"/>
      </w:pPr>
      <w:bookmarkStart w:id="466" w:name="_Toc257364730"/>
      <w:r>
        <w:t>NWP Data</w:t>
      </w:r>
      <w:bookmarkEnd w:id="466"/>
    </w:p>
    <w:p w14:paraId="41F4338A" w14:textId="77777777" w:rsidR="004C113A" w:rsidRPr="00F277BD" w:rsidRDefault="00F7667A" w:rsidP="004C113A">
      <w:pPr>
        <w:pStyle w:val="BodyText"/>
        <w:rPr>
          <w:rFonts w:asciiTheme="minorHAnsi" w:hAnsiTheme="minorHAnsi"/>
          <w:color w:val="000000"/>
        </w:rPr>
      </w:pPr>
      <w:r>
        <w:rPr>
          <w:rFonts w:asciiTheme="minorHAnsi" w:hAnsiTheme="minorHAnsi"/>
          <w:color w:val="000000"/>
        </w:rPr>
        <w:t xml:space="preserve">The largest source of dynamic ancillary data comes from numerical weather prediction models (NWP).  CLAVR-x supports 4 different types NWP data.   CLAVR-x does not read </w:t>
      </w:r>
      <w:proofErr w:type="spellStart"/>
      <w:r>
        <w:rPr>
          <w:rFonts w:asciiTheme="minorHAnsi" w:hAnsiTheme="minorHAnsi"/>
          <w:color w:val="000000"/>
        </w:rPr>
        <w:t>Grib</w:t>
      </w:r>
      <w:proofErr w:type="spellEnd"/>
      <w:r>
        <w:rPr>
          <w:rFonts w:asciiTheme="minorHAnsi" w:hAnsiTheme="minorHAnsi"/>
          <w:color w:val="000000"/>
        </w:rPr>
        <w:t xml:space="preserve"> data directly.  </w:t>
      </w:r>
      <w:r w:rsidR="004C113A" w:rsidRPr="00F277BD">
        <w:rPr>
          <w:rFonts w:asciiTheme="minorHAnsi" w:hAnsiTheme="minorHAnsi"/>
          <w:color w:val="000000"/>
        </w:rPr>
        <w:t>In order to increase portability, the GRIB or GRIB2 files are converted to HDF4 using a routine (convert_grib_hdf.f90) provided with CLAVR-x.   This routine will place a</w:t>
      </w:r>
      <w:r w:rsidR="004C113A">
        <w:rPr>
          <w:rFonts w:asciiTheme="minorHAnsi" w:hAnsiTheme="minorHAnsi"/>
          <w:color w:val="000000"/>
        </w:rPr>
        <w:t>n</w:t>
      </w:r>
      <w:r w:rsidR="004C113A" w:rsidRPr="00F277BD">
        <w:rPr>
          <w:rFonts w:asciiTheme="minorHAnsi" w:hAnsiTheme="minorHAnsi"/>
          <w:color w:val="000000"/>
        </w:rPr>
        <w:t xml:space="preserve"> “</w:t>
      </w:r>
      <w:proofErr w:type="gramStart"/>
      <w:r w:rsidR="004C113A" w:rsidRPr="00F277BD">
        <w:rPr>
          <w:rFonts w:asciiTheme="minorHAnsi" w:hAnsiTheme="minorHAnsi"/>
          <w:color w:val="000000"/>
        </w:rPr>
        <w:t>.</w:t>
      </w:r>
      <w:proofErr w:type="spellStart"/>
      <w:r w:rsidR="004C113A" w:rsidRPr="00F277BD">
        <w:rPr>
          <w:rFonts w:asciiTheme="minorHAnsi" w:hAnsiTheme="minorHAnsi"/>
          <w:color w:val="000000"/>
        </w:rPr>
        <w:t>hdf</w:t>
      </w:r>
      <w:proofErr w:type="spellEnd"/>
      <w:proofErr w:type="gramEnd"/>
      <w:r w:rsidR="004C113A" w:rsidRPr="00F277BD">
        <w:rPr>
          <w:rFonts w:asciiTheme="minorHAnsi" w:hAnsiTheme="minorHAnsi"/>
          <w:color w:val="000000"/>
        </w:rPr>
        <w:t xml:space="preserve">” suffix on the file names. </w:t>
      </w:r>
      <w:r w:rsidR="004C113A">
        <w:rPr>
          <w:rFonts w:asciiTheme="minorHAnsi" w:hAnsiTheme="minorHAnsi"/>
          <w:color w:val="000000"/>
        </w:rPr>
        <w:t xml:space="preserve">  </w:t>
      </w:r>
      <w:proofErr w:type="spellStart"/>
      <w:r w:rsidR="004C113A">
        <w:rPr>
          <w:rFonts w:asciiTheme="minorHAnsi" w:hAnsiTheme="minorHAnsi"/>
          <w:color w:val="000000"/>
        </w:rPr>
        <w:t>NCEP_Reanalysis</w:t>
      </w:r>
      <w:proofErr w:type="spellEnd"/>
      <w:r w:rsidR="004C113A">
        <w:rPr>
          <w:rFonts w:asciiTheme="minorHAnsi" w:hAnsiTheme="minorHAnsi"/>
          <w:color w:val="000000"/>
        </w:rPr>
        <w:t xml:space="preserve"> data is not reformatted into </w:t>
      </w:r>
      <w:proofErr w:type="spellStart"/>
      <w:r w:rsidR="004C113A">
        <w:rPr>
          <w:rFonts w:asciiTheme="minorHAnsi" w:hAnsiTheme="minorHAnsi"/>
          <w:color w:val="000000"/>
        </w:rPr>
        <w:t>hdf</w:t>
      </w:r>
      <w:proofErr w:type="spellEnd"/>
      <w:r w:rsidR="004C113A">
        <w:rPr>
          <w:rFonts w:asciiTheme="minorHAnsi" w:hAnsiTheme="minorHAnsi"/>
          <w:color w:val="000000"/>
        </w:rPr>
        <w:t>.</w:t>
      </w:r>
      <w:r w:rsidR="004C113A" w:rsidRPr="00F277BD">
        <w:rPr>
          <w:rFonts w:asciiTheme="minorHAnsi" w:hAnsiTheme="minorHAnsi"/>
          <w:color w:val="000000"/>
        </w:rPr>
        <w:t xml:space="preserve">   </w:t>
      </w:r>
      <w:r>
        <w:rPr>
          <w:rFonts w:asciiTheme="minorHAnsi" w:hAnsiTheme="minorHAnsi"/>
          <w:color w:val="000000"/>
        </w:rPr>
        <w:t xml:space="preserve">The choice of NWP data is controlled by the </w:t>
      </w:r>
      <w:proofErr w:type="spellStart"/>
      <w:r w:rsidR="004C113A">
        <w:rPr>
          <w:rFonts w:asciiTheme="minorHAnsi" w:hAnsiTheme="minorHAnsi"/>
          <w:color w:val="000000"/>
        </w:rPr>
        <w:t>nwp_flag</w:t>
      </w:r>
      <w:proofErr w:type="spellEnd"/>
      <w:r>
        <w:rPr>
          <w:rFonts w:asciiTheme="minorHAnsi" w:hAnsiTheme="minorHAnsi"/>
          <w:color w:val="000000"/>
        </w:rPr>
        <w:t xml:space="preserve"> setting in the default options data.</w:t>
      </w:r>
      <w:r w:rsidR="004C113A">
        <w:rPr>
          <w:rFonts w:asciiTheme="minorHAnsi" w:hAnsiTheme="minorHAnsi"/>
          <w:color w:val="000000"/>
        </w:rPr>
        <w:t xml:space="preserve"> </w:t>
      </w:r>
      <w:r w:rsidR="004C113A" w:rsidRPr="00F277BD">
        <w:rPr>
          <w:rFonts w:asciiTheme="minorHAnsi" w:hAnsiTheme="minorHAnsi"/>
          <w:color w:val="000000"/>
        </w:rPr>
        <w:t xml:space="preserve">.  If </w:t>
      </w:r>
      <w:proofErr w:type="spellStart"/>
      <w:r w:rsidR="004C113A" w:rsidRPr="00F277BD">
        <w:rPr>
          <w:rFonts w:asciiTheme="minorHAnsi" w:hAnsiTheme="minorHAnsi"/>
          <w:color w:val="000000"/>
        </w:rPr>
        <w:t>nwp_flag</w:t>
      </w:r>
      <w:proofErr w:type="spellEnd"/>
      <w:r w:rsidR="004C113A" w:rsidRPr="00F277BD">
        <w:rPr>
          <w:rFonts w:asciiTheme="minorHAnsi" w:hAnsiTheme="minorHAnsi"/>
          <w:color w:val="000000"/>
        </w:rPr>
        <w:t xml:space="preserve"> is “1”, then the GFS fields are used.  If </w:t>
      </w:r>
      <w:proofErr w:type="spellStart"/>
      <w:r w:rsidR="004C113A" w:rsidRPr="00F277BD">
        <w:rPr>
          <w:rFonts w:asciiTheme="minorHAnsi" w:hAnsiTheme="minorHAnsi"/>
          <w:color w:val="000000"/>
        </w:rPr>
        <w:t>nwp_flag</w:t>
      </w:r>
      <w:proofErr w:type="spellEnd"/>
      <w:r w:rsidR="004C113A" w:rsidRPr="00F277BD">
        <w:rPr>
          <w:rFonts w:asciiTheme="minorHAnsi" w:hAnsiTheme="minorHAnsi"/>
          <w:color w:val="000000"/>
        </w:rPr>
        <w:t xml:space="preserve"> is “2” then the NCEP Reanalysis is used.  If </w:t>
      </w:r>
      <w:proofErr w:type="spellStart"/>
      <w:r w:rsidR="004C113A" w:rsidRPr="00F277BD">
        <w:rPr>
          <w:rFonts w:asciiTheme="minorHAnsi" w:hAnsiTheme="minorHAnsi"/>
          <w:color w:val="000000"/>
        </w:rPr>
        <w:t>nwp_flag</w:t>
      </w:r>
      <w:proofErr w:type="spellEnd"/>
      <w:r w:rsidR="004C113A" w:rsidRPr="00F277BD">
        <w:rPr>
          <w:rFonts w:asciiTheme="minorHAnsi" w:hAnsiTheme="minorHAnsi"/>
          <w:color w:val="000000"/>
        </w:rPr>
        <w:t xml:space="preserve"> is “3” then the CFSR Reanalysis is used. </w:t>
      </w:r>
      <w:r w:rsidR="004C113A">
        <w:rPr>
          <w:rFonts w:asciiTheme="minorHAnsi" w:hAnsiTheme="minorHAnsi"/>
          <w:color w:val="000000"/>
        </w:rPr>
        <w:t xml:space="preserve">  The path to these files is also a variable in the default options file.</w:t>
      </w:r>
    </w:p>
    <w:p w14:paraId="506A0A1A" w14:textId="77777777" w:rsidR="00F7667A" w:rsidRDefault="00F7667A" w:rsidP="004058A7">
      <w:pPr>
        <w:pStyle w:val="BodyText"/>
        <w:rPr>
          <w:rFonts w:asciiTheme="minorHAnsi" w:hAnsiTheme="minorHAnsi"/>
          <w:color w:val="000000"/>
        </w:rPr>
      </w:pPr>
    </w:p>
    <w:p w14:paraId="0F12608A" w14:textId="77777777" w:rsidR="00F7667A" w:rsidRPr="00F277BD" w:rsidRDefault="00F7667A" w:rsidP="004058A7">
      <w:pPr>
        <w:pStyle w:val="BodyText"/>
        <w:rPr>
          <w:rFonts w:asciiTheme="minorHAnsi" w:hAnsiTheme="minorHAnsi"/>
          <w:color w:val="000000"/>
        </w:rPr>
      </w:pPr>
    </w:p>
    <w:p w14:paraId="4F0E407C" w14:textId="77777777" w:rsidR="004058A7" w:rsidRPr="004C113A" w:rsidRDefault="004058A7" w:rsidP="004C113A">
      <w:pPr>
        <w:pStyle w:val="Heading3"/>
      </w:pPr>
      <w:bookmarkStart w:id="467" w:name="_Toc335223482"/>
      <w:bookmarkStart w:id="468" w:name="_Toc257364731"/>
      <w:r w:rsidRPr="004C113A">
        <w:t xml:space="preserve">GFS </w:t>
      </w:r>
      <w:proofErr w:type="spellStart"/>
      <w:r w:rsidRPr="004C113A">
        <w:t>Grib</w:t>
      </w:r>
      <w:proofErr w:type="spellEnd"/>
      <w:r w:rsidRPr="004C113A">
        <w:t xml:space="preserve"> Data</w:t>
      </w:r>
      <w:bookmarkEnd w:id="467"/>
      <w:bookmarkEnd w:id="468"/>
    </w:p>
    <w:p w14:paraId="70CCB148" w14:textId="77777777" w:rsidR="004058A7" w:rsidRPr="00F277BD" w:rsidRDefault="004058A7" w:rsidP="004058A7">
      <w:pPr>
        <w:pStyle w:val="BodyText"/>
        <w:rPr>
          <w:rFonts w:asciiTheme="minorHAnsi" w:hAnsiTheme="minorHAnsi"/>
          <w:color w:val="000000"/>
        </w:rPr>
      </w:pPr>
    </w:p>
    <w:p w14:paraId="77BA07FF" w14:textId="77777777" w:rsidR="004058A7" w:rsidRPr="00F277BD" w:rsidRDefault="004058A7" w:rsidP="004058A7">
      <w:pPr>
        <w:pStyle w:val="BodyText"/>
        <w:rPr>
          <w:rFonts w:asciiTheme="minorHAnsi" w:hAnsiTheme="minorHAnsi"/>
          <w:color w:val="000000"/>
        </w:rPr>
      </w:pPr>
      <w:r w:rsidRPr="00F277BD">
        <w:rPr>
          <w:rFonts w:asciiTheme="minorHAnsi" w:hAnsiTheme="minorHAnsi"/>
          <w:color w:val="000000"/>
        </w:rPr>
        <w:t xml:space="preserve">The GFS data used by CLAVR-x are the “pressure-layer </w:t>
      </w:r>
      <w:proofErr w:type="spellStart"/>
      <w:r w:rsidRPr="00F277BD">
        <w:rPr>
          <w:rFonts w:asciiTheme="minorHAnsi" w:hAnsiTheme="minorHAnsi"/>
          <w:color w:val="000000"/>
        </w:rPr>
        <w:t>grib</w:t>
      </w:r>
      <w:proofErr w:type="spellEnd"/>
      <w:r w:rsidRPr="00F277BD">
        <w:rPr>
          <w:rFonts w:asciiTheme="minorHAnsi" w:hAnsiTheme="minorHAnsi"/>
          <w:color w:val="000000"/>
        </w:rPr>
        <w:t xml:space="preserve"> files”.  To ensure </w:t>
      </w:r>
      <w:proofErr w:type="gramStart"/>
      <w:r w:rsidRPr="00F277BD">
        <w:rPr>
          <w:rFonts w:asciiTheme="minorHAnsi" w:hAnsiTheme="minorHAnsi"/>
          <w:color w:val="000000"/>
        </w:rPr>
        <w:t>real-time-access</w:t>
      </w:r>
      <w:proofErr w:type="gramEnd"/>
      <w:r w:rsidRPr="00F277BD">
        <w:rPr>
          <w:rFonts w:asciiTheme="minorHAnsi" w:hAnsiTheme="minorHAnsi"/>
          <w:color w:val="000000"/>
        </w:rPr>
        <w:t xml:space="preserve">, CLAVR-x was designed to process the 12 </w:t>
      </w:r>
      <w:proofErr w:type="spellStart"/>
      <w:r w:rsidRPr="00F277BD">
        <w:rPr>
          <w:rFonts w:asciiTheme="minorHAnsi" w:hAnsiTheme="minorHAnsi"/>
          <w:color w:val="000000"/>
        </w:rPr>
        <w:t>hr</w:t>
      </w:r>
      <w:proofErr w:type="spellEnd"/>
      <w:r w:rsidRPr="00F277BD">
        <w:rPr>
          <w:rFonts w:asciiTheme="minorHAnsi" w:hAnsiTheme="minorHAnsi"/>
          <w:color w:val="000000"/>
        </w:rPr>
        <w:t xml:space="preserve"> forecasts made from each 6 hour cycle.  The name of the files varies on different servers.   One source of real-time data is the </w:t>
      </w:r>
      <w:r w:rsidRPr="00F277BD">
        <w:rPr>
          <w:rFonts w:asciiTheme="minorHAnsi" w:hAnsiTheme="minorHAnsi"/>
          <w:caps/>
          <w:color w:val="000000"/>
        </w:rPr>
        <w:t>nomads</w:t>
      </w:r>
      <w:r w:rsidRPr="00F277BD">
        <w:rPr>
          <w:rFonts w:asciiTheme="minorHAnsi" w:hAnsiTheme="minorHAnsi"/>
          <w:color w:val="000000"/>
        </w:rPr>
        <w:t xml:space="preserve"> described servers at http://nomads.ncdc.noaa.gov/.  For example, from </w:t>
      </w:r>
      <w:r w:rsidRPr="00F277BD">
        <w:rPr>
          <w:rFonts w:asciiTheme="minorHAnsi" w:hAnsiTheme="minorHAnsi"/>
          <w:caps/>
          <w:color w:val="000000"/>
        </w:rPr>
        <w:t>nomads</w:t>
      </w:r>
      <w:r w:rsidRPr="00F277BD">
        <w:rPr>
          <w:rFonts w:asciiTheme="minorHAnsi" w:hAnsiTheme="minorHAnsi"/>
          <w:color w:val="000000"/>
        </w:rPr>
        <w:t xml:space="preserve"> a typical file would be named gfs.t00z.pgrbf12.  This file is a </w:t>
      </w:r>
      <w:proofErr w:type="gramStart"/>
      <w:r w:rsidRPr="00F277BD">
        <w:rPr>
          <w:rFonts w:asciiTheme="minorHAnsi" w:hAnsiTheme="minorHAnsi"/>
          <w:color w:val="000000"/>
        </w:rPr>
        <w:t>12 hour</w:t>
      </w:r>
      <w:proofErr w:type="gramEnd"/>
      <w:r w:rsidRPr="00F277BD">
        <w:rPr>
          <w:rFonts w:asciiTheme="minorHAnsi" w:hAnsiTheme="minorHAnsi"/>
          <w:color w:val="000000"/>
        </w:rPr>
        <w:t xml:space="preserve"> forecast from the 00Z model run and is therefore valid at 12Z.  From the NOAA port server, this file would be called gblav.06062200_F012. Note</w:t>
      </w:r>
      <w:proofErr w:type="gramStart"/>
      <w:r w:rsidRPr="00F277BD">
        <w:rPr>
          <w:rFonts w:asciiTheme="minorHAnsi" w:hAnsiTheme="minorHAnsi"/>
          <w:color w:val="000000"/>
        </w:rPr>
        <w:t>,</w:t>
      </w:r>
      <w:proofErr w:type="gramEnd"/>
      <w:r w:rsidRPr="00F277BD">
        <w:rPr>
          <w:rFonts w:asciiTheme="minorHAnsi" w:hAnsiTheme="minorHAnsi"/>
          <w:color w:val="000000"/>
        </w:rPr>
        <w:t xml:space="preserve"> the NOAAPORT names include the date in the name where the </w:t>
      </w:r>
      <w:r w:rsidRPr="00F277BD">
        <w:rPr>
          <w:rFonts w:asciiTheme="minorHAnsi" w:hAnsiTheme="minorHAnsi"/>
          <w:caps/>
          <w:color w:val="000000"/>
        </w:rPr>
        <w:t>nomads</w:t>
      </w:r>
      <w:r w:rsidRPr="00F277BD">
        <w:rPr>
          <w:rFonts w:asciiTheme="minorHAnsi" w:hAnsiTheme="minorHAnsi"/>
          <w:color w:val="000000"/>
        </w:rPr>
        <w:t xml:space="preserve"> server identifies the date in the directory.  Even if the naming convention changes, CLAVR-x does not need to be modified. The naming of the GFS files is taken car</w:t>
      </w:r>
      <w:r w:rsidR="004C113A">
        <w:rPr>
          <w:rFonts w:asciiTheme="minorHAnsi" w:hAnsiTheme="minorHAnsi"/>
          <w:color w:val="000000"/>
        </w:rPr>
        <w:t xml:space="preserve">e of in the grib2hdf converter.  </w:t>
      </w:r>
      <w:r w:rsidRPr="00F277BD">
        <w:rPr>
          <w:rFonts w:asciiTheme="minorHAnsi" w:hAnsiTheme="minorHAnsi"/>
          <w:color w:val="000000"/>
        </w:rPr>
        <w:t xml:space="preserve">CLAVR-x expects these files to reside in the </w:t>
      </w:r>
      <w:proofErr w:type="spellStart"/>
      <w:r w:rsidRPr="00F277BD">
        <w:rPr>
          <w:rFonts w:asciiTheme="minorHAnsi" w:hAnsiTheme="minorHAnsi"/>
          <w:color w:val="000000"/>
        </w:rPr>
        <w:t>gfs_data_</w:t>
      </w:r>
      <w:r w:rsidR="004C113A">
        <w:rPr>
          <w:rFonts w:asciiTheme="minorHAnsi" w:hAnsiTheme="minorHAnsi"/>
          <w:color w:val="000000"/>
        </w:rPr>
        <w:t>dir</w:t>
      </w:r>
      <w:proofErr w:type="spellEnd"/>
      <w:r w:rsidR="004C113A">
        <w:rPr>
          <w:rFonts w:asciiTheme="minorHAnsi" w:hAnsiTheme="minorHAnsi"/>
          <w:color w:val="000000"/>
        </w:rPr>
        <w:t xml:space="preserve"> directory specified in the default options</w:t>
      </w:r>
      <w:r w:rsidRPr="00F277BD">
        <w:rPr>
          <w:rFonts w:asciiTheme="minorHAnsi" w:hAnsiTheme="minorHAnsi"/>
          <w:color w:val="000000"/>
        </w:rPr>
        <w:t xml:space="preserve"> file.</w:t>
      </w:r>
    </w:p>
    <w:p w14:paraId="36D1B0C2" w14:textId="77777777" w:rsidR="004058A7" w:rsidRPr="00F277BD" w:rsidRDefault="004058A7" w:rsidP="004058A7">
      <w:pPr>
        <w:pStyle w:val="BodyText"/>
        <w:rPr>
          <w:rFonts w:asciiTheme="minorHAnsi" w:hAnsiTheme="minorHAnsi"/>
          <w:color w:val="000000"/>
        </w:rPr>
      </w:pPr>
    </w:p>
    <w:p w14:paraId="2576C457" w14:textId="77777777" w:rsidR="004C113A" w:rsidRDefault="004C113A" w:rsidP="004C113A">
      <w:pPr>
        <w:pStyle w:val="Heading3"/>
      </w:pPr>
      <w:bookmarkStart w:id="469" w:name="_Toc335223483"/>
      <w:bookmarkStart w:id="470" w:name="_Toc257364732"/>
      <w:r>
        <w:t>CFSR Reanalysis</w:t>
      </w:r>
      <w:bookmarkEnd w:id="470"/>
    </w:p>
    <w:p w14:paraId="58570A7B" w14:textId="77777777" w:rsidR="004C113A" w:rsidRPr="004C113A" w:rsidRDefault="004C113A" w:rsidP="004C113A">
      <w:r>
        <w:t xml:space="preserve">Another source for NWP data is provided by NCEP Climate Forecast System Reanalysis (CFSR) Data.  The CFSR is the next generation of the NCEP Reanalysis (see below).   CFSR data </w:t>
      </w:r>
      <w:r w:rsidR="003067C0">
        <w:t xml:space="preserve">are </w:t>
      </w:r>
      <w:r>
        <w:t xml:space="preserve">very similar to the GFS data. </w:t>
      </w:r>
      <w:r w:rsidRPr="00F277BD">
        <w:rPr>
          <w:color w:val="000000"/>
        </w:rPr>
        <w:t xml:space="preserve">For processing historical data, it is critical to have consistent ancillary data.  For this reason, CLAVR-x can be run with </w:t>
      </w:r>
      <w:r>
        <w:rPr>
          <w:color w:val="000000"/>
        </w:rPr>
        <w:t>r</w:t>
      </w:r>
      <w:r w:rsidRPr="00F277BD">
        <w:rPr>
          <w:color w:val="000000"/>
        </w:rPr>
        <w:t xml:space="preserve">eanalysis data.  </w:t>
      </w:r>
      <w:r>
        <w:rPr>
          <w:color w:val="000000"/>
        </w:rPr>
        <w:t>For generating PATMOS-x data, CFSR is used.</w:t>
      </w:r>
    </w:p>
    <w:p w14:paraId="1E39F876" w14:textId="77777777" w:rsidR="004C113A" w:rsidRDefault="004C113A" w:rsidP="004C113A">
      <w:pPr>
        <w:pStyle w:val="Heading3"/>
      </w:pPr>
    </w:p>
    <w:p w14:paraId="30FD904C" w14:textId="77777777" w:rsidR="004058A7" w:rsidRPr="004C113A" w:rsidRDefault="004058A7" w:rsidP="004C113A">
      <w:pPr>
        <w:pStyle w:val="Heading3"/>
      </w:pPr>
      <w:bookmarkStart w:id="471" w:name="_Toc257364733"/>
      <w:r w:rsidRPr="004C113A">
        <w:t>NCEP Reanalysis</w:t>
      </w:r>
      <w:bookmarkEnd w:id="469"/>
      <w:bookmarkEnd w:id="471"/>
    </w:p>
    <w:p w14:paraId="0A958DC0" w14:textId="77777777" w:rsidR="004058A7" w:rsidRPr="00F277BD" w:rsidRDefault="004058A7" w:rsidP="004058A7">
      <w:pPr>
        <w:pStyle w:val="BodyText"/>
        <w:rPr>
          <w:rFonts w:asciiTheme="minorHAnsi" w:hAnsiTheme="minorHAnsi"/>
          <w:color w:val="000000"/>
        </w:rPr>
      </w:pPr>
    </w:p>
    <w:p w14:paraId="266BC5EF" w14:textId="77777777" w:rsidR="004058A7" w:rsidRPr="00F277BD" w:rsidRDefault="004C113A" w:rsidP="004C113A">
      <w:pPr>
        <w:pStyle w:val="BodyText"/>
        <w:jc w:val="left"/>
        <w:rPr>
          <w:rFonts w:asciiTheme="minorHAnsi" w:hAnsiTheme="minorHAnsi"/>
          <w:color w:val="000000"/>
        </w:rPr>
      </w:pPr>
      <w:r>
        <w:rPr>
          <w:rFonts w:asciiTheme="minorHAnsi" w:hAnsiTheme="minorHAnsi"/>
          <w:color w:val="000000"/>
        </w:rPr>
        <w:t xml:space="preserve">CLAVR-x still supports the original (an on-going) NCEP Reanalysis data.  </w:t>
      </w:r>
      <w:r w:rsidR="004058A7" w:rsidRPr="00F277BD">
        <w:rPr>
          <w:rFonts w:asciiTheme="minorHAnsi" w:hAnsiTheme="minorHAnsi"/>
          <w:color w:val="000000"/>
        </w:rPr>
        <w:t xml:space="preserve">These data are available at the NOAA Climate Diagnostic Center (CDC) at </w:t>
      </w:r>
      <w:hyperlink r:id="rId26" w:history="1">
        <w:r w:rsidR="004058A7" w:rsidRPr="00F277BD">
          <w:rPr>
            <w:rStyle w:val="Hyperlink"/>
            <w:rFonts w:asciiTheme="minorHAnsi" w:hAnsiTheme="minorHAnsi"/>
            <w:color w:val="000000"/>
          </w:rPr>
          <w:t>http://www.cdc.noaa.gov/cdc/reanalysis/reanalysis.shtml</w:t>
        </w:r>
      </w:hyperlink>
      <w:r w:rsidR="004058A7" w:rsidRPr="00F277BD">
        <w:rPr>
          <w:rFonts w:asciiTheme="minorHAnsi" w:hAnsiTheme="minorHAnsi"/>
          <w:color w:val="000000"/>
        </w:rPr>
        <w:t>.  The files needed are the following:</w:t>
      </w:r>
    </w:p>
    <w:p w14:paraId="0F952ABC" w14:textId="77777777" w:rsidR="004058A7" w:rsidRPr="00F277BD" w:rsidRDefault="004058A7" w:rsidP="004058A7">
      <w:pPr>
        <w:pStyle w:val="BodyText"/>
        <w:rPr>
          <w:rFonts w:asciiTheme="minorHAnsi" w:hAnsiTheme="minorHAnsi"/>
          <w:color w:val="000000"/>
        </w:rPr>
      </w:pPr>
    </w:p>
    <w:p w14:paraId="689517A8" w14:textId="77777777" w:rsidR="004058A7" w:rsidRPr="00F277BD" w:rsidRDefault="004058A7" w:rsidP="004058A7">
      <w:pPr>
        <w:pStyle w:val="BodyText"/>
        <w:numPr>
          <w:ilvl w:val="0"/>
          <w:numId w:val="2"/>
        </w:numPr>
        <w:rPr>
          <w:rFonts w:asciiTheme="minorHAnsi" w:hAnsiTheme="minorHAnsi"/>
          <w:color w:val="000000"/>
        </w:rPr>
      </w:pPr>
      <w:r w:rsidRPr="00F277BD">
        <w:rPr>
          <w:rFonts w:asciiTheme="minorHAnsi" w:hAnsiTheme="minorHAnsi"/>
          <w:color w:val="000000"/>
        </w:rPr>
        <w:t>Air temperature from the Pressure Level Data</w:t>
      </w:r>
    </w:p>
    <w:p w14:paraId="3AB96C10" w14:textId="77777777" w:rsidR="004058A7" w:rsidRPr="00F277BD" w:rsidRDefault="004058A7" w:rsidP="004058A7">
      <w:pPr>
        <w:pStyle w:val="BodyText"/>
        <w:numPr>
          <w:ilvl w:val="0"/>
          <w:numId w:val="2"/>
        </w:numPr>
        <w:rPr>
          <w:rFonts w:asciiTheme="minorHAnsi" w:hAnsiTheme="minorHAnsi"/>
          <w:color w:val="000000"/>
        </w:rPr>
      </w:pPr>
      <w:proofErr w:type="spellStart"/>
      <w:r w:rsidRPr="00F277BD">
        <w:rPr>
          <w:rFonts w:asciiTheme="minorHAnsi" w:hAnsiTheme="minorHAnsi"/>
          <w:color w:val="000000"/>
        </w:rPr>
        <w:t>Geopotential</w:t>
      </w:r>
      <w:proofErr w:type="spellEnd"/>
      <w:r w:rsidRPr="00F277BD">
        <w:rPr>
          <w:rFonts w:asciiTheme="minorHAnsi" w:hAnsiTheme="minorHAnsi"/>
          <w:color w:val="000000"/>
        </w:rPr>
        <w:t xml:space="preserve"> height from the Pressure Level Data</w:t>
      </w:r>
    </w:p>
    <w:p w14:paraId="76736818" w14:textId="77777777" w:rsidR="004058A7" w:rsidRPr="00F277BD" w:rsidRDefault="004058A7" w:rsidP="004058A7">
      <w:pPr>
        <w:pStyle w:val="BodyText"/>
        <w:numPr>
          <w:ilvl w:val="0"/>
          <w:numId w:val="2"/>
        </w:numPr>
        <w:rPr>
          <w:rFonts w:asciiTheme="minorHAnsi" w:hAnsiTheme="minorHAnsi"/>
          <w:color w:val="000000"/>
        </w:rPr>
      </w:pPr>
      <w:r w:rsidRPr="00F277BD">
        <w:rPr>
          <w:rFonts w:asciiTheme="minorHAnsi" w:hAnsiTheme="minorHAnsi"/>
          <w:color w:val="000000"/>
        </w:rPr>
        <w:t>Relative humidity from the Pressure Level Data</w:t>
      </w:r>
    </w:p>
    <w:p w14:paraId="446D4918" w14:textId="77777777" w:rsidR="004058A7" w:rsidRPr="00F277BD" w:rsidRDefault="004058A7" w:rsidP="004058A7">
      <w:pPr>
        <w:pStyle w:val="BodyText"/>
        <w:numPr>
          <w:ilvl w:val="0"/>
          <w:numId w:val="2"/>
        </w:numPr>
        <w:rPr>
          <w:rFonts w:asciiTheme="minorHAnsi" w:hAnsiTheme="minorHAnsi"/>
          <w:color w:val="000000"/>
        </w:rPr>
      </w:pPr>
      <w:r w:rsidRPr="00F277BD">
        <w:rPr>
          <w:rFonts w:asciiTheme="minorHAnsi" w:hAnsiTheme="minorHAnsi"/>
          <w:color w:val="000000"/>
        </w:rPr>
        <w:t>Air Temperature from the Surface Data</w:t>
      </w:r>
    </w:p>
    <w:p w14:paraId="2F99F89C" w14:textId="77777777" w:rsidR="004058A7" w:rsidRPr="00F277BD" w:rsidRDefault="004058A7" w:rsidP="004058A7">
      <w:pPr>
        <w:pStyle w:val="BodyText"/>
        <w:numPr>
          <w:ilvl w:val="0"/>
          <w:numId w:val="2"/>
        </w:numPr>
        <w:rPr>
          <w:rFonts w:asciiTheme="minorHAnsi" w:hAnsiTheme="minorHAnsi"/>
          <w:color w:val="000000"/>
        </w:rPr>
      </w:pPr>
      <w:r w:rsidRPr="00F277BD">
        <w:rPr>
          <w:rFonts w:asciiTheme="minorHAnsi" w:hAnsiTheme="minorHAnsi"/>
          <w:color w:val="000000"/>
        </w:rPr>
        <w:t>Pressure from the Surface Data</w:t>
      </w:r>
    </w:p>
    <w:p w14:paraId="40E338D0" w14:textId="77777777" w:rsidR="004058A7" w:rsidRPr="00F277BD" w:rsidRDefault="004058A7" w:rsidP="004058A7">
      <w:pPr>
        <w:pStyle w:val="BodyText"/>
        <w:numPr>
          <w:ilvl w:val="0"/>
          <w:numId w:val="2"/>
        </w:numPr>
        <w:rPr>
          <w:rFonts w:asciiTheme="minorHAnsi" w:hAnsiTheme="minorHAnsi"/>
          <w:color w:val="000000"/>
        </w:rPr>
      </w:pPr>
      <w:proofErr w:type="spellStart"/>
      <w:r w:rsidRPr="00F277BD">
        <w:rPr>
          <w:rFonts w:asciiTheme="minorHAnsi" w:hAnsiTheme="minorHAnsi"/>
          <w:color w:val="000000"/>
        </w:rPr>
        <w:t>Precipitable</w:t>
      </w:r>
      <w:proofErr w:type="spellEnd"/>
      <w:r w:rsidRPr="00F277BD">
        <w:rPr>
          <w:rFonts w:asciiTheme="minorHAnsi" w:hAnsiTheme="minorHAnsi"/>
          <w:color w:val="000000"/>
        </w:rPr>
        <w:t xml:space="preserve"> Water from the Surface Data</w:t>
      </w:r>
    </w:p>
    <w:p w14:paraId="6807499E" w14:textId="77777777" w:rsidR="004058A7" w:rsidRPr="00F277BD" w:rsidRDefault="004058A7" w:rsidP="004058A7">
      <w:pPr>
        <w:pStyle w:val="BodyText"/>
        <w:numPr>
          <w:ilvl w:val="0"/>
          <w:numId w:val="2"/>
        </w:numPr>
        <w:rPr>
          <w:rFonts w:asciiTheme="minorHAnsi" w:hAnsiTheme="minorHAnsi"/>
          <w:color w:val="000000"/>
        </w:rPr>
      </w:pPr>
      <w:r w:rsidRPr="00F277BD">
        <w:rPr>
          <w:rFonts w:asciiTheme="minorHAnsi" w:hAnsiTheme="minorHAnsi"/>
          <w:color w:val="000000"/>
        </w:rPr>
        <w:t>Relative Humidity from the Surface Data</w:t>
      </w:r>
    </w:p>
    <w:p w14:paraId="7AA02C3B" w14:textId="77777777" w:rsidR="004058A7" w:rsidRPr="00F277BD" w:rsidRDefault="004058A7" w:rsidP="004058A7">
      <w:pPr>
        <w:pStyle w:val="BodyText"/>
        <w:numPr>
          <w:ilvl w:val="0"/>
          <w:numId w:val="2"/>
        </w:numPr>
        <w:rPr>
          <w:rFonts w:asciiTheme="minorHAnsi" w:hAnsiTheme="minorHAnsi"/>
          <w:color w:val="000000"/>
        </w:rPr>
      </w:pPr>
      <w:r w:rsidRPr="00F277BD">
        <w:rPr>
          <w:rFonts w:asciiTheme="minorHAnsi" w:hAnsiTheme="minorHAnsi"/>
          <w:color w:val="000000"/>
        </w:rPr>
        <w:t>U-wind from the Surface Data</w:t>
      </w:r>
    </w:p>
    <w:p w14:paraId="6DCDBA9B" w14:textId="77777777" w:rsidR="004058A7" w:rsidRPr="00F277BD" w:rsidRDefault="004058A7" w:rsidP="004058A7">
      <w:pPr>
        <w:pStyle w:val="BodyText"/>
        <w:numPr>
          <w:ilvl w:val="0"/>
          <w:numId w:val="2"/>
        </w:numPr>
        <w:rPr>
          <w:rFonts w:asciiTheme="minorHAnsi" w:hAnsiTheme="minorHAnsi"/>
          <w:color w:val="000000"/>
        </w:rPr>
      </w:pPr>
      <w:r w:rsidRPr="00F277BD">
        <w:rPr>
          <w:rFonts w:asciiTheme="minorHAnsi" w:hAnsiTheme="minorHAnsi"/>
          <w:color w:val="000000"/>
        </w:rPr>
        <w:t>V-wind from the Surface Data</w:t>
      </w:r>
    </w:p>
    <w:p w14:paraId="087CD129" w14:textId="77777777" w:rsidR="004058A7" w:rsidRPr="00F277BD" w:rsidRDefault="004058A7" w:rsidP="004058A7">
      <w:pPr>
        <w:pStyle w:val="BodyText"/>
        <w:rPr>
          <w:rFonts w:asciiTheme="minorHAnsi" w:hAnsiTheme="minorHAnsi"/>
          <w:color w:val="000000"/>
        </w:rPr>
      </w:pPr>
    </w:p>
    <w:p w14:paraId="3770C752" w14:textId="77777777" w:rsidR="004058A7" w:rsidRPr="00F277BD" w:rsidRDefault="004058A7" w:rsidP="004058A7">
      <w:pPr>
        <w:pStyle w:val="BodyText"/>
        <w:rPr>
          <w:rFonts w:asciiTheme="minorHAnsi" w:hAnsiTheme="minorHAnsi"/>
          <w:color w:val="000000"/>
        </w:rPr>
      </w:pPr>
      <w:r w:rsidRPr="00F277BD">
        <w:rPr>
          <w:rFonts w:asciiTheme="minorHAnsi" w:hAnsiTheme="minorHAnsi"/>
          <w:color w:val="000000"/>
        </w:rPr>
        <w:t xml:space="preserve">These files are stored in NETCDF format but can be read using the CLAVR-x HDF libraries </w:t>
      </w:r>
      <w:r w:rsidR="003067C0" w:rsidRPr="00F277BD">
        <w:rPr>
          <w:rFonts w:asciiTheme="minorHAnsi" w:hAnsiTheme="minorHAnsi"/>
          <w:color w:val="000000"/>
        </w:rPr>
        <w:t>as</w:t>
      </w:r>
      <w:r w:rsidR="003067C0">
        <w:rPr>
          <w:rFonts w:asciiTheme="minorHAnsi" w:hAnsiTheme="minorHAnsi"/>
          <w:color w:val="000000"/>
        </w:rPr>
        <w:t>-</w:t>
      </w:r>
      <w:r w:rsidRPr="00F277BD">
        <w:rPr>
          <w:rFonts w:asciiTheme="minorHAnsi" w:hAnsiTheme="minorHAnsi"/>
          <w:color w:val="000000"/>
        </w:rPr>
        <w:t xml:space="preserve">is.  The files are stored per parameter per year and CLAVR-x expects the naming conventions to be the same as that used by the CDC server.  CLAVR-x expects these files to reside in the </w:t>
      </w:r>
      <w:proofErr w:type="spellStart"/>
      <w:r w:rsidRPr="00F277BD">
        <w:rPr>
          <w:rFonts w:asciiTheme="minorHAnsi" w:hAnsiTheme="minorHAnsi"/>
          <w:color w:val="000000"/>
        </w:rPr>
        <w:t>ncep_data_dir</w:t>
      </w:r>
      <w:proofErr w:type="spellEnd"/>
      <w:r w:rsidRPr="00F277BD">
        <w:rPr>
          <w:rFonts w:asciiTheme="minorHAnsi" w:hAnsiTheme="minorHAnsi"/>
          <w:color w:val="000000"/>
        </w:rPr>
        <w:t xml:space="preserve"> directory specified in the “</w:t>
      </w:r>
      <w:proofErr w:type="spellStart"/>
      <w:r w:rsidRPr="00F277BD">
        <w:rPr>
          <w:rFonts w:asciiTheme="minorHAnsi" w:hAnsiTheme="minorHAnsi"/>
          <w:color w:val="000000"/>
        </w:rPr>
        <w:t>clavrxorb_default_options</w:t>
      </w:r>
      <w:proofErr w:type="spellEnd"/>
      <w:r w:rsidRPr="00F277BD">
        <w:rPr>
          <w:rFonts w:asciiTheme="minorHAnsi" w:hAnsiTheme="minorHAnsi"/>
          <w:color w:val="000000"/>
        </w:rPr>
        <w:t>” file.</w:t>
      </w:r>
    </w:p>
    <w:p w14:paraId="7C9B5BD1" w14:textId="77777777" w:rsidR="004058A7" w:rsidRPr="00F277BD" w:rsidRDefault="004058A7" w:rsidP="004058A7">
      <w:pPr>
        <w:pStyle w:val="BodyText"/>
        <w:rPr>
          <w:rFonts w:asciiTheme="minorHAnsi" w:hAnsiTheme="minorHAnsi"/>
          <w:color w:val="000000"/>
        </w:rPr>
      </w:pPr>
    </w:p>
    <w:p w14:paraId="6F1E689E" w14:textId="77777777" w:rsidR="004058A7" w:rsidRPr="00F277BD" w:rsidRDefault="004058A7" w:rsidP="004C113A">
      <w:pPr>
        <w:pStyle w:val="Heading2"/>
      </w:pPr>
      <w:bookmarkStart w:id="472" w:name="_Toc335223481"/>
      <w:bookmarkStart w:id="473" w:name="_Toc257364734"/>
      <w:r w:rsidRPr="00F277BD">
        <w:t>Daily SST Analysis Fields</w:t>
      </w:r>
      <w:bookmarkEnd w:id="472"/>
      <w:bookmarkEnd w:id="473"/>
    </w:p>
    <w:p w14:paraId="7CA073CD" w14:textId="77777777" w:rsidR="004058A7" w:rsidRPr="00F277BD" w:rsidRDefault="004058A7" w:rsidP="004058A7">
      <w:pPr>
        <w:rPr>
          <w:color w:val="000000"/>
        </w:rPr>
      </w:pPr>
    </w:p>
    <w:p w14:paraId="328769CC" w14:textId="77777777" w:rsidR="004058A7" w:rsidRPr="00F277BD" w:rsidRDefault="004058A7" w:rsidP="004058A7">
      <w:pPr>
        <w:pStyle w:val="BodyText"/>
        <w:rPr>
          <w:rFonts w:asciiTheme="minorHAnsi" w:hAnsiTheme="minorHAnsi"/>
          <w:color w:val="000000"/>
        </w:rPr>
      </w:pPr>
      <w:r w:rsidRPr="00F277BD">
        <w:rPr>
          <w:rFonts w:asciiTheme="minorHAnsi" w:hAnsiTheme="minorHAnsi"/>
          <w:color w:val="000000"/>
        </w:rPr>
        <w:t xml:space="preserve">To be able to produce a SST that is similar to the NESDIS operational SST, an SST analysis field is needed.  CLAVR-x is designed to use the daily Reynolds OISST 100 km product.   The weekly version of the OISST is described at </w:t>
      </w:r>
      <w:hyperlink r:id="rId27" w:history="1">
        <w:r w:rsidRPr="00F277BD">
          <w:rPr>
            <w:rStyle w:val="Hyperlink"/>
            <w:rFonts w:asciiTheme="minorHAnsi" w:hAnsiTheme="minorHAnsi"/>
          </w:rPr>
          <w:t>http://www.esrl.noaa.gov/psd/data/gridded/data.noaa.oisst.v2.html</w:t>
        </w:r>
      </w:hyperlink>
      <w:r w:rsidRPr="00F277BD">
        <w:rPr>
          <w:rFonts w:asciiTheme="minorHAnsi" w:hAnsiTheme="minorHAnsi"/>
        </w:rPr>
        <w:t xml:space="preserve">, the daily is described at </w:t>
      </w:r>
      <w:hyperlink r:id="rId28" w:history="1">
        <w:r w:rsidRPr="00F277BD">
          <w:rPr>
            <w:rStyle w:val="Hyperlink"/>
            <w:rFonts w:asciiTheme="minorHAnsi" w:hAnsiTheme="minorHAnsi"/>
          </w:rPr>
          <w:t>http://www.ncdc.noaa.gov/oa/climate/research/sst/papers/whats-new-v2.pdf</w:t>
        </w:r>
      </w:hyperlink>
      <w:proofErr w:type="gramStart"/>
      <w:r w:rsidRPr="00F277BD">
        <w:rPr>
          <w:rFonts w:asciiTheme="minorHAnsi" w:hAnsiTheme="minorHAnsi"/>
        </w:rPr>
        <w:t xml:space="preserve"> .</w:t>
      </w:r>
      <w:proofErr w:type="gramEnd"/>
      <w:r w:rsidRPr="00F277BD">
        <w:rPr>
          <w:rFonts w:asciiTheme="minorHAnsi" w:hAnsiTheme="minorHAnsi"/>
        </w:rPr>
        <w:t xml:space="preserve"> The </w:t>
      </w:r>
      <w:r w:rsidRPr="00F277BD">
        <w:rPr>
          <w:rFonts w:asciiTheme="minorHAnsi" w:hAnsiTheme="minorHAnsi"/>
          <w:color w:val="000000"/>
        </w:rPr>
        <w:t xml:space="preserve">data are available via ftp at </w:t>
      </w:r>
      <w:hyperlink r:id="rId29" w:history="1">
        <w:r w:rsidRPr="00F277BD">
          <w:rPr>
            <w:rStyle w:val="Hyperlink"/>
            <w:rFonts w:asciiTheme="minorHAnsi" w:hAnsiTheme="minorHAnsi"/>
          </w:rPr>
          <w:t>ftp://eclipse.ncdc.noaa.gov/pub/OI-daily-v2/IEEE/</w:t>
        </w:r>
      </w:hyperlink>
      <w:r w:rsidRPr="00F277BD">
        <w:rPr>
          <w:rFonts w:asciiTheme="minorHAnsi" w:hAnsiTheme="minorHAnsi"/>
        </w:rPr>
        <w:t xml:space="preserve">. </w:t>
      </w:r>
      <w:r w:rsidRPr="00F277BD">
        <w:rPr>
          <w:rFonts w:asciiTheme="minorHAnsi" w:hAnsiTheme="minorHAnsi"/>
          <w:color w:val="000000"/>
        </w:rPr>
        <w:t xml:space="preserve">The data period is centered in the middle of the day (UTC) and is available the morning after.  </w:t>
      </w:r>
    </w:p>
    <w:p w14:paraId="0FF2875C" w14:textId="77777777" w:rsidR="004058A7" w:rsidRPr="00F277BD" w:rsidRDefault="004058A7" w:rsidP="004058A7">
      <w:pPr>
        <w:pStyle w:val="BodyText"/>
        <w:rPr>
          <w:rFonts w:asciiTheme="minorHAnsi" w:hAnsiTheme="minorHAnsi"/>
          <w:color w:val="000000"/>
        </w:rPr>
      </w:pPr>
    </w:p>
    <w:p w14:paraId="663F9C80" w14:textId="77777777" w:rsidR="004058A7" w:rsidRPr="00F277BD" w:rsidRDefault="004058A7" w:rsidP="004058A7">
      <w:pPr>
        <w:pStyle w:val="BodyText"/>
        <w:rPr>
          <w:rFonts w:asciiTheme="minorHAnsi" w:hAnsiTheme="minorHAnsi"/>
          <w:color w:val="000000"/>
        </w:rPr>
      </w:pPr>
      <w:r w:rsidRPr="00F277BD">
        <w:rPr>
          <w:rFonts w:asciiTheme="minorHAnsi" w:hAnsiTheme="minorHAnsi"/>
          <w:color w:val="000000"/>
        </w:rPr>
        <w:t xml:space="preserve">For real-time operation, CLAVR-x uses the data from the previous day.  For real-time operation the </w:t>
      </w:r>
      <w:proofErr w:type="spellStart"/>
      <w:r w:rsidRPr="00F277BD">
        <w:rPr>
          <w:rFonts w:asciiTheme="minorHAnsi" w:hAnsiTheme="minorHAnsi"/>
          <w:color w:val="000000"/>
        </w:rPr>
        <w:t>sst_analysis_option</w:t>
      </w:r>
      <w:proofErr w:type="spellEnd"/>
      <w:r w:rsidRPr="00F277BD">
        <w:rPr>
          <w:rFonts w:asciiTheme="minorHAnsi" w:hAnsiTheme="minorHAnsi"/>
          <w:color w:val="000000"/>
        </w:rPr>
        <w:t xml:space="preserve"> flag should be set to 1 and the latest OISST v2 analysis file should be named avhrr-only-v2.current in the OISST folder.  Once a new OISST </w:t>
      </w:r>
      <w:proofErr w:type="gramStart"/>
      <w:r w:rsidRPr="00F277BD">
        <w:rPr>
          <w:rFonts w:asciiTheme="minorHAnsi" w:hAnsiTheme="minorHAnsi"/>
          <w:color w:val="000000"/>
        </w:rPr>
        <w:t>data-set</w:t>
      </w:r>
      <w:proofErr w:type="gramEnd"/>
      <w:r w:rsidRPr="00F277BD">
        <w:rPr>
          <w:rFonts w:asciiTheme="minorHAnsi" w:hAnsiTheme="minorHAnsi"/>
          <w:color w:val="000000"/>
        </w:rPr>
        <w:t xml:space="preserve"> is available, it should be renamed to avhrr-only-v2.current before being copied to the respective year folder in the OISST folder.  For retrospective processing, the </w:t>
      </w:r>
      <w:proofErr w:type="spellStart"/>
      <w:r w:rsidRPr="00F277BD">
        <w:rPr>
          <w:rFonts w:asciiTheme="minorHAnsi" w:hAnsiTheme="minorHAnsi"/>
          <w:color w:val="000000"/>
        </w:rPr>
        <w:t>sst_analysis_option</w:t>
      </w:r>
      <w:proofErr w:type="spellEnd"/>
      <w:r w:rsidRPr="00F277BD">
        <w:rPr>
          <w:rFonts w:asciiTheme="minorHAnsi" w:hAnsiTheme="minorHAnsi"/>
          <w:color w:val="000000"/>
        </w:rPr>
        <w:t xml:space="preserve"> flag should be set to “0” and CLAVR-x will search the proper year subdirectory of </w:t>
      </w:r>
      <w:proofErr w:type="spellStart"/>
      <w:r w:rsidRPr="00F277BD">
        <w:rPr>
          <w:rFonts w:asciiTheme="minorHAnsi" w:hAnsiTheme="minorHAnsi"/>
          <w:color w:val="000000"/>
        </w:rPr>
        <w:t>oisst_data_dir</w:t>
      </w:r>
      <w:proofErr w:type="spellEnd"/>
      <w:r w:rsidRPr="00F277BD">
        <w:rPr>
          <w:rFonts w:asciiTheme="minorHAnsi" w:hAnsiTheme="minorHAnsi"/>
          <w:color w:val="000000"/>
        </w:rPr>
        <w:t xml:space="preserve"> specified in the “</w:t>
      </w:r>
      <w:proofErr w:type="spellStart"/>
      <w:r w:rsidRPr="00F277BD">
        <w:rPr>
          <w:rFonts w:asciiTheme="minorHAnsi" w:hAnsiTheme="minorHAnsi"/>
          <w:color w:val="000000"/>
        </w:rPr>
        <w:t>clavrxorb_default_options</w:t>
      </w:r>
      <w:proofErr w:type="spellEnd"/>
      <w:r w:rsidRPr="00F277BD">
        <w:rPr>
          <w:rFonts w:asciiTheme="minorHAnsi" w:hAnsiTheme="minorHAnsi"/>
          <w:color w:val="000000"/>
        </w:rPr>
        <w:t>” file for the daily analysis that covers the time of the orbit.</w:t>
      </w:r>
    </w:p>
    <w:p w14:paraId="3163D0AA" w14:textId="77777777" w:rsidR="004058A7" w:rsidRPr="00F277BD" w:rsidRDefault="004058A7" w:rsidP="004058A7">
      <w:pPr>
        <w:pStyle w:val="BodyText"/>
        <w:rPr>
          <w:rFonts w:asciiTheme="minorHAnsi" w:hAnsiTheme="minorHAnsi"/>
          <w:color w:val="000000"/>
        </w:rPr>
      </w:pPr>
    </w:p>
    <w:p w14:paraId="5D48CE64" w14:textId="77777777" w:rsidR="004058A7" w:rsidRPr="00F277BD" w:rsidRDefault="004C113A" w:rsidP="004058A7">
      <w:pPr>
        <w:pStyle w:val="Heading3"/>
        <w:keepLines w:val="0"/>
        <w:widowControl w:val="0"/>
        <w:numPr>
          <w:ilvl w:val="2"/>
          <w:numId w:val="0"/>
        </w:numPr>
        <w:tabs>
          <w:tab w:val="left" w:pos="-1440"/>
          <w:tab w:val="left" w:pos="-720"/>
          <w:tab w:val="left" w:pos="0"/>
          <w:tab w:val="left" w:pos="720"/>
          <w:tab w:val="right" w:leader="dot" w:pos="9360"/>
        </w:tabs>
        <w:autoSpaceDE w:val="0"/>
        <w:autoSpaceDN w:val="0"/>
        <w:adjustRightInd w:val="0"/>
        <w:spacing w:before="0"/>
        <w:ind w:left="720" w:hanging="720"/>
        <w:rPr>
          <w:rFonts w:asciiTheme="minorHAnsi" w:hAnsiTheme="minorHAnsi"/>
        </w:rPr>
      </w:pPr>
      <w:bookmarkStart w:id="474" w:name="_Toc257364735"/>
      <w:r>
        <w:rPr>
          <w:rFonts w:asciiTheme="minorHAnsi" w:hAnsiTheme="minorHAnsi"/>
        </w:rPr>
        <w:t xml:space="preserve">Surface </w:t>
      </w:r>
      <w:r w:rsidR="004058A7" w:rsidRPr="00F277BD">
        <w:rPr>
          <w:rFonts w:asciiTheme="minorHAnsi" w:hAnsiTheme="minorHAnsi"/>
        </w:rPr>
        <w:t>Emissivity</w:t>
      </w:r>
      <w:bookmarkEnd w:id="474"/>
    </w:p>
    <w:p w14:paraId="4D22BADA" w14:textId="77777777" w:rsidR="004058A7" w:rsidRPr="00F277BD" w:rsidRDefault="004058A7" w:rsidP="004058A7"/>
    <w:p w14:paraId="486725F2" w14:textId="77777777" w:rsidR="004058A7" w:rsidRPr="00F277BD" w:rsidRDefault="004058A7" w:rsidP="004058A7">
      <w:proofErr w:type="gramStart"/>
      <w:r w:rsidRPr="00F277BD">
        <w:t>To calculate whether a pixel is cloudy or not, CLAVR-x uses average emissivity on a monthly basis.</w:t>
      </w:r>
      <w:proofErr w:type="gramEnd"/>
      <w:r w:rsidRPr="00F277BD">
        <w:t xml:space="preserve">  The data in these files were obtained from </w:t>
      </w:r>
      <w:proofErr w:type="spellStart"/>
      <w:r w:rsidRPr="00F277BD">
        <w:t>SeeBor</w:t>
      </w:r>
      <w:proofErr w:type="spellEnd"/>
      <w:r w:rsidRPr="00F277BD">
        <w:t xml:space="preserve"> (</w:t>
      </w:r>
      <w:proofErr w:type="spellStart"/>
      <w:r w:rsidRPr="00F277BD">
        <w:rPr>
          <w:sz w:val="23"/>
          <w:szCs w:val="23"/>
        </w:rPr>
        <w:t>Seemann</w:t>
      </w:r>
      <w:proofErr w:type="spellEnd"/>
      <w:r w:rsidRPr="00F277BD">
        <w:rPr>
          <w:sz w:val="23"/>
          <w:szCs w:val="23"/>
        </w:rPr>
        <w:t xml:space="preserve">, S.W., E. E. </w:t>
      </w:r>
      <w:proofErr w:type="spellStart"/>
      <w:r w:rsidRPr="00F277BD">
        <w:rPr>
          <w:sz w:val="23"/>
          <w:szCs w:val="23"/>
        </w:rPr>
        <w:t>Borbas</w:t>
      </w:r>
      <w:proofErr w:type="spellEnd"/>
      <w:r w:rsidRPr="00F277BD">
        <w:rPr>
          <w:sz w:val="23"/>
          <w:szCs w:val="23"/>
        </w:rPr>
        <w:t xml:space="preserve">, R. O. </w:t>
      </w:r>
      <w:proofErr w:type="spellStart"/>
      <w:r w:rsidRPr="00F277BD">
        <w:rPr>
          <w:sz w:val="23"/>
          <w:szCs w:val="23"/>
        </w:rPr>
        <w:t>Knuteson</w:t>
      </w:r>
      <w:proofErr w:type="spellEnd"/>
      <w:r w:rsidRPr="00F277BD">
        <w:rPr>
          <w:sz w:val="23"/>
          <w:szCs w:val="23"/>
        </w:rPr>
        <w:t>, G. R. Stephenson, H</w:t>
      </w:r>
      <w:proofErr w:type="gramStart"/>
      <w:r w:rsidRPr="00F277BD">
        <w:rPr>
          <w:sz w:val="23"/>
          <w:szCs w:val="23"/>
        </w:rPr>
        <w:t>.-</w:t>
      </w:r>
      <w:proofErr w:type="gramEnd"/>
      <w:r w:rsidRPr="00F277BD">
        <w:rPr>
          <w:sz w:val="23"/>
          <w:szCs w:val="23"/>
        </w:rPr>
        <w:t xml:space="preserve">L. Huang, 2008: Development of a global infrared land surface emissivity database for application to clear sky sounding retrievals from multi-spectral satellite radiance measurements. </w:t>
      </w:r>
      <w:r w:rsidRPr="00F277BD">
        <w:rPr>
          <w:i/>
          <w:iCs/>
          <w:sz w:val="23"/>
          <w:szCs w:val="23"/>
        </w:rPr>
        <w:t xml:space="preserve">J. Appl. Meteor. </w:t>
      </w:r>
      <w:proofErr w:type="spellStart"/>
      <w:r w:rsidRPr="00F277BD">
        <w:rPr>
          <w:i/>
          <w:iCs/>
          <w:sz w:val="23"/>
          <w:szCs w:val="23"/>
        </w:rPr>
        <w:t>Climatol</w:t>
      </w:r>
      <w:proofErr w:type="spellEnd"/>
      <w:proofErr w:type="gramStart"/>
      <w:r w:rsidRPr="00F277BD">
        <w:rPr>
          <w:i/>
          <w:iCs/>
          <w:sz w:val="23"/>
          <w:szCs w:val="23"/>
        </w:rPr>
        <w:t>.</w:t>
      </w:r>
      <w:r w:rsidRPr="00F277BD">
        <w:rPr>
          <w:sz w:val="23"/>
          <w:szCs w:val="23"/>
        </w:rPr>
        <w:t>,</w:t>
      </w:r>
      <w:proofErr w:type="gramEnd"/>
      <w:r w:rsidRPr="00F277BD">
        <w:rPr>
          <w:sz w:val="23"/>
          <w:szCs w:val="23"/>
        </w:rPr>
        <w:t xml:space="preserve"> </w:t>
      </w:r>
      <w:r w:rsidRPr="00F277BD">
        <w:rPr>
          <w:b/>
          <w:bCs/>
          <w:sz w:val="23"/>
          <w:szCs w:val="23"/>
        </w:rPr>
        <w:t>47</w:t>
      </w:r>
      <w:r w:rsidRPr="00F277BD">
        <w:rPr>
          <w:sz w:val="23"/>
          <w:szCs w:val="23"/>
        </w:rPr>
        <w:t>, 108-123</w:t>
      </w:r>
      <w:r w:rsidRPr="00F277BD">
        <w:t>).  The twelve files have names global_emiss_intABI_2005</w:t>
      </w:r>
      <w:r w:rsidRPr="00F277BD">
        <w:rPr>
          <w:i/>
        </w:rPr>
        <w:t>ddd</w:t>
      </w:r>
      <w:r w:rsidRPr="00F277BD">
        <w:t xml:space="preserve">.hdf, where </w:t>
      </w:r>
      <w:proofErr w:type="spellStart"/>
      <w:r w:rsidRPr="00F277BD">
        <w:rPr>
          <w:i/>
        </w:rPr>
        <w:t>ddd</w:t>
      </w:r>
      <w:proofErr w:type="spellEnd"/>
      <w:r w:rsidRPr="00F277BD">
        <w:t xml:space="preserve"> is the day of year that each month begins with.</w:t>
      </w:r>
    </w:p>
    <w:p w14:paraId="38278C35" w14:textId="77777777" w:rsidR="004058A7" w:rsidRPr="00F277BD" w:rsidRDefault="004058A7" w:rsidP="004058A7">
      <w:pPr>
        <w:pStyle w:val="BodyText"/>
        <w:rPr>
          <w:rFonts w:asciiTheme="minorHAnsi" w:hAnsiTheme="minorHAnsi"/>
          <w:color w:val="000000"/>
        </w:rPr>
      </w:pPr>
    </w:p>
    <w:p w14:paraId="603A982E" w14:textId="77777777" w:rsidR="004058A7" w:rsidRPr="00F277BD" w:rsidRDefault="004C113A" w:rsidP="004058A7">
      <w:pPr>
        <w:pStyle w:val="Heading3"/>
        <w:keepLines w:val="0"/>
        <w:widowControl w:val="0"/>
        <w:numPr>
          <w:ilvl w:val="2"/>
          <w:numId w:val="0"/>
        </w:numPr>
        <w:tabs>
          <w:tab w:val="left" w:pos="-1440"/>
          <w:tab w:val="left" w:pos="-720"/>
          <w:tab w:val="left" w:pos="0"/>
          <w:tab w:val="left" w:pos="720"/>
          <w:tab w:val="right" w:leader="dot" w:pos="9360"/>
        </w:tabs>
        <w:autoSpaceDE w:val="0"/>
        <w:autoSpaceDN w:val="0"/>
        <w:adjustRightInd w:val="0"/>
        <w:spacing w:before="0"/>
        <w:ind w:left="720" w:hanging="720"/>
        <w:rPr>
          <w:rFonts w:asciiTheme="minorHAnsi" w:hAnsiTheme="minorHAnsi"/>
        </w:rPr>
      </w:pPr>
      <w:bookmarkStart w:id="475" w:name="_Toc335223478"/>
      <w:bookmarkStart w:id="476" w:name="_Toc257364736"/>
      <w:r>
        <w:rPr>
          <w:rFonts w:asciiTheme="minorHAnsi" w:hAnsiTheme="minorHAnsi"/>
        </w:rPr>
        <w:t>UMD Surface and Vegetation</w:t>
      </w:r>
      <w:r w:rsidR="004058A7" w:rsidRPr="00F277BD">
        <w:rPr>
          <w:rFonts w:asciiTheme="minorHAnsi" w:hAnsiTheme="minorHAnsi"/>
        </w:rPr>
        <w:t xml:space="preserve"> Type</w:t>
      </w:r>
      <w:bookmarkEnd w:id="475"/>
      <w:bookmarkEnd w:id="476"/>
    </w:p>
    <w:p w14:paraId="42ED0F20" w14:textId="77777777" w:rsidR="004058A7" w:rsidRPr="00F277BD" w:rsidRDefault="004058A7" w:rsidP="004058A7">
      <w:pPr>
        <w:rPr>
          <w:color w:val="000000"/>
        </w:rPr>
      </w:pPr>
    </w:p>
    <w:p w14:paraId="1B6A267A" w14:textId="77777777" w:rsidR="004058A7" w:rsidRPr="00F277BD" w:rsidRDefault="004058A7" w:rsidP="004058A7">
      <w:pPr>
        <w:pStyle w:val="BodyText"/>
        <w:rPr>
          <w:rFonts w:asciiTheme="minorHAnsi" w:hAnsiTheme="minorHAnsi"/>
          <w:color w:val="000000"/>
        </w:rPr>
      </w:pPr>
      <w:r w:rsidRPr="00F277BD">
        <w:rPr>
          <w:rFonts w:asciiTheme="minorHAnsi" w:hAnsiTheme="minorHAnsi"/>
          <w:color w:val="000000"/>
        </w:rPr>
        <w:t>The University of Maryland Surface Type system is used in CLAVR-x to classify each pixel into one of fifteen possible types.  The resolution of the data is 1km, with the details of the dataset located here:</w:t>
      </w:r>
    </w:p>
    <w:p w14:paraId="5252E6B8" w14:textId="77777777" w:rsidR="004058A7" w:rsidRPr="00F277BD" w:rsidRDefault="004058A7" w:rsidP="004058A7">
      <w:pPr>
        <w:pStyle w:val="BodyText"/>
        <w:rPr>
          <w:rFonts w:asciiTheme="minorHAnsi" w:hAnsiTheme="minorHAnsi"/>
          <w:color w:val="000000"/>
        </w:rPr>
      </w:pPr>
    </w:p>
    <w:p w14:paraId="5169F6DC" w14:textId="77777777" w:rsidR="004058A7" w:rsidRPr="00F277BD" w:rsidRDefault="00462EFD" w:rsidP="004058A7">
      <w:pPr>
        <w:pStyle w:val="BodyText"/>
        <w:rPr>
          <w:rFonts w:asciiTheme="minorHAnsi" w:hAnsiTheme="minorHAnsi"/>
          <w:color w:val="000000"/>
        </w:rPr>
      </w:pPr>
      <w:hyperlink r:id="rId30" w:history="1">
        <w:r w:rsidR="004058A7" w:rsidRPr="00F277BD">
          <w:rPr>
            <w:rStyle w:val="Hyperlink"/>
            <w:rFonts w:asciiTheme="minorHAnsi" w:hAnsiTheme="minorHAnsi"/>
          </w:rPr>
          <w:t>ftp://ftp.glcf.umiacs.umd.edu/glcf/Global_Land_Cover/Global/gl-latlong-1km-landcover/gl0500bs.txt</w:t>
        </w:r>
      </w:hyperlink>
    </w:p>
    <w:p w14:paraId="693043D7" w14:textId="77777777" w:rsidR="004058A7" w:rsidRPr="00F277BD" w:rsidRDefault="004058A7" w:rsidP="004058A7">
      <w:pPr>
        <w:pStyle w:val="BodyText"/>
        <w:rPr>
          <w:rFonts w:asciiTheme="minorHAnsi" w:hAnsiTheme="minorHAnsi"/>
          <w:color w:val="000000"/>
        </w:rPr>
      </w:pPr>
    </w:p>
    <w:p w14:paraId="7BA77AD9" w14:textId="77777777" w:rsidR="004058A7" w:rsidRPr="00F277BD" w:rsidRDefault="004058A7" w:rsidP="004058A7">
      <w:pPr>
        <w:pStyle w:val="BodyText"/>
        <w:rPr>
          <w:rFonts w:asciiTheme="minorHAnsi" w:hAnsiTheme="minorHAnsi"/>
          <w:color w:val="000000"/>
        </w:rPr>
      </w:pPr>
      <w:r w:rsidRPr="00F277BD">
        <w:rPr>
          <w:rFonts w:asciiTheme="minorHAnsi" w:hAnsiTheme="minorHAnsi"/>
          <w:color w:val="000000"/>
        </w:rPr>
        <w:t xml:space="preserve">The original data </w:t>
      </w:r>
      <w:r w:rsidR="00EA05E5">
        <w:rPr>
          <w:rFonts w:asciiTheme="minorHAnsi" w:hAnsiTheme="minorHAnsi"/>
          <w:color w:val="000000"/>
        </w:rPr>
        <w:t xml:space="preserve">file </w:t>
      </w:r>
      <w:r w:rsidRPr="00F277BD">
        <w:rPr>
          <w:rFonts w:asciiTheme="minorHAnsi" w:hAnsiTheme="minorHAnsi"/>
          <w:color w:val="000000"/>
        </w:rPr>
        <w:t xml:space="preserve">has only 14 surface types.  A fifteenth surface type was added for regions that are snow covered all year round.  The surface type file used by CLAVR-x is called </w:t>
      </w:r>
      <w:r w:rsidRPr="00F277BD">
        <w:rPr>
          <w:rFonts w:asciiTheme="minorHAnsi" w:hAnsiTheme="minorHAnsi"/>
        </w:rPr>
        <w:t xml:space="preserve">gl-latlong-1km-landcover.hdf </w:t>
      </w:r>
      <w:r w:rsidRPr="00F277BD">
        <w:rPr>
          <w:rFonts w:asciiTheme="minorHAnsi" w:hAnsiTheme="minorHAnsi"/>
          <w:color w:val="000000"/>
        </w:rPr>
        <w:t xml:space="preserve">if </w:t>
      </w:r>
      <w:proofErr w:type="spellStart"/>
      <w:r w:rsidRPr="00F277BD">
        <w:rPr>
          <w:rFonts w:asciiTheme="minorHAnsi" w:hAnsiTheme="minorHAnsi"/>
          <w:color w:val="000000"/>
        </w:rPr>
        <w:t>read_hires_sfc_type</w:t>
      </w:r>
      <w:proofErr w:type="spellEnd"/>
      <w:r w:rsidRPr="00F277BD">
        <w:rPr>
          <w:rFonts w:asciiTheme="minorHAnsi" w:hAnsiTheme="minorHAnsi"/>
          <w:color w:val="000000"/>
        </w:rPr>
        <w:t xml:space="preserve">=1 in </w:t>
      </w:r>
      <w:proofErr w:type="spellStart"/>
      <w:r w:rsidRPr="00F277BD">
        <w:rPr>
          <w:rFonts w:asciiTheme="minorHAnsi" w:hAnsiTheme="minorHAnsi"/>
          <w:color w:val="000000"/>
        </w:rPr>
        <w:t>clavrx_default_options</w:t>
      </w:r>
      <w:proofErr w:type="spellEnd"/>
      <w:r w:rsidRPr="00F277BD">
        <w:rPr>
          <w:rFonts w:asciiTheme="minorHAnsi" w:hAnsiTheme="minorHAnsi"/>
          <w:color w:val="000000"/>
        </w:rPr>
        <w:t xml:space="preserve">.  The file contains a 43200 by 21600 array of one byte numbers.  The data start at the Date Line at the North Pole and move east and south.  There is no scaling of the numbers. An 8km resolution version of this can also be used, called gl-latlong-8km-landcover.hdf, if </w:t>
      </w:r>
      <w:proofErr w:type="spellStart"/>
      <w:r w:rsidRPr="00F277BD">
        <w:rPr>
          <w:rFonts w:asciiTheme="minorHAnsi" w:hAnsiTheme="minorHAnsi"/>
          <w:color w:val="000000"/>
        </w:rPr>
        <w:t>read_hires_sfc_type</w:t>
      </w:r>
      <w:proofErr w:type="spellEnd"/>
      <w:r w:rsidRPr="00F277BD">
        <w:rPr>
          <w:rFonts w:asciiTheme="minorHAnsi" w:hAnsiTheme="minorHAnsi"/>
          <w:color w:val="000000"/>
        </w:rPr>
        <w:t xml:space="preserve">=0 in </w:t>
      </w:r>
      <w:proofErr w:type="spellStart"/>
      <w:r w:rsidRPr="00F277BD">
        <w:rPr>
          <w:rFonts w:asciiTheme="minorHAnsi" w:hAnsiTheme="minorHAnsi"/>
          <w:color w:val="000000"/>
        </w:rPr>
        <w:t>clavrx_default_options</w:t>
      </w:r>
      <w:proofErr w:type="spellEnd"/>
      <w:r w:rsidRPr="00F277BD">
        <w:rPr>
          <w:rFonts w:asciiTheme="minorHAnsi" w:hAnsiTheme="minorHAnsi"/>
          <w:color w:val="000000"/>
        </w:rPr>
        <w:t xml:space="preserve">.  </w:t>
      </w:r>
    </w:p>
    <w:p w14:paraId="6320DEAD" w14:textId="77777777" w:rsidR="004058A7" w:rsidRPr="00F277BD" w:rsidRDefault="004058A7" w:rsidP="004058A7">
      <w:pPr>
        <w:rPr>
          <w:color w:val="000000"/>
        </w:rPr>
      </w:pPr>
    </w:p>
    <w:p w14:paraId="7F0B78D2" w14:textId="77777777" w:rsidR="004058A7" w:rsidRPr="00F277BD" w:rsidRDefault="004058A7" w:rsidP="004058A7">
      <w:pPr>
        <w:rPr>
          <w:color w:val="000000"/>
        </w:rPr>
      </w:pPr>
      <w:r w:rsidRPr="00F277BD">
        <w:rPr>
          <w:color w:val="000000"/>
        </w:rPr>
        <w:t>The original data were obtained at the following URL.</w:t>
      </w:r>
    </w:p>
    <w:p w14:paraId="762718A8" w14:textId="77777777" w:rsidR="004058A7" w:rsidRPr="00F277BD" w:rsidRDefault="00462EFD" w:rsidP="004058A7">
      <w:pPr>
        <w:rPr>
          <w:color w:val="000000"/>
        </w:rPr>
      </w:pPr>
      <w:hyperlink r:id="rId31" w:history="1">
        <w:r w:rsidR="004058A7" w:rsidRPr="00F277BD">
          <w:rPr>
            <w:rStyle w:val="Hyperlink"/>
          </w:rPr>
          <w:t>ftp://ftp.glcf.umiacs.umd.edu/glcf/Global_Land_Cover/Global/gl-latlong-1km-landcover/</w:t>
        </w:r>
      </w:hyperlink>
    </w:p>
    <w:p w14:paraId="54E9D559" w14:textId="77777777" w:rsidR="004058A7" w:rsidRPr="00F277BD" w:rsidRDefault="004058A7" w:rsidP="004058A7">
      <w:pPr>
        <w:pStyle w:val="Header"/>
        <w:tabs>
          <w:tab w:val="clear" w:pos="4320"/>
          <w:tab w:val="clear" w:pos="8640"/>
        </w:tabs>
        <w:rPr>
          <w:rFonts w:asciiTheme="minorHAnsi" w:hAnsiTheme="minorHAnsi"/>
          <w:color w:val="000000"/>
        </w:rPr>
      </w:pPr>
    </w:p>
    <w:p w14:paraId="29AA9BF6" w14:textId="77777777" w:rsidR="004058A7" w:rsidRPr="00F277BD" w:rsidRDefault="004058A7" w:rsidP="004058A7">
      <w:pPr>
        <w:rPr>
          <w:color w:val="000000"/>
        </w:rPr>
      </w:pPr>
      <w:r w:rsidRPr="00F277BD">
        <w:rPr>
          <w:color w:val="000000"/>
        </w:rPr>
        <w:t>The follow citations describe the process of its generation:</w:t>
      </w:r>
    </w:p>
    <w:p w14:paraId="112E0409" w14:textId="77777777" w:rsidR="004058A7" w:rsidRPr="00F277BD" w:rsidRDefault="004058A7" w:rsidP="004058A7">
      <w:pPr>
        <w:rPr>
          <w:color w:val="000000"/>
        </w:rPr>
      </w:pPr>
    </w:p>
    <w:p w14:paraId="2D5D94AD" w14:textId="77777777" w:rsidR="004058A7" w:rsidRPr="00F277BD" w:rsidRDefault="004058A7" w:rsidP="004058A7">
      <w:pPr>
        <w:rPr>
          <w:i/>
          <w:color w:val="000000"/>
        </w:rPr>
      </w:pPr>
      <w:r w:rsidRPr="00F277BD">
        <w:rPr>
          <w:i/>
          <w:color w:val="000000"/>
        </w:rPr>
        <w:t xml:space="preserve">Hansen, M., R. </w:t>
      </w:r>
      <w:proofErr w:type="spellStart"/>
      <w:r w:rsidRPr="00F277BD">
        <w:rPr>
          <w:i/>
          <w:color w:val="000000"/>
        </w:rPr>
        <w:t>DeFries</w:t>
      </w:r>
      <w:proofErr w:type="spellEnd"/>
      <w:r w:rsidRPr="00F277BD">
        <w:rPr>
          <w:i/>
          <w:color w:val="000000"/>
        </w:rPr>
        <w:t xml:space="preserve">, J.R.G. Townshend, </w:t>
      </w:r>
      <w:proofErr w:type="gramStart"/>
      <w:r w:rsidRPr="00F277BD">
        <w:rPr>
          <w:i/>
          <w:color w:val="000000"/>
        </w:rPr>
        <w:t>and  R</w:t>
      </w:r>
      <w:proofErr w:type="gramEnd"/>
      <w:r w:rsidRPr="00F277BD">
        <w:rPr>
          <w:i/>
          <w:color w:val="000000"/>
        </w:rPr>
        <w:t xml:space="preserve">. </w:t>
      </w:r>
      <w:proofErr w:type="spellStart"/>
      <w:r w:rsidRPr="00F277BD">
        <w:rPr>
          <w:i/>
          <w:color w:val="000000"/>
        </w:rPr>
        <w:t>Sohlberg</w:t>
      </w:r>
      <w:proofErr w:type="spellEnd"/>
      <w:r w:rsidRPr="00F277BD">
        <w:rPr>
          <w:i/>
          <w:color w:val="000000"/>
        </w:rPr>
        <w:t xml:space="preserve"> (1998), UMD Global Land  Cover Classification, 1 Kilometer, 1.0, Department of Geography, University of  Maryland, College Park, Maryland, 1981-1994.  </w:t>
      </w:r>
    </w:p>
    <w:p w14:paraId="7A1D8EA8" w14:textId="77777777" w:rsidR="004058A7" w:rsidRPr="00F277BD" w:rsidRDefault="004058A7" w:rsidP="004058A7">
      <w:pPr>
        <w:rPr>
          <w:i/>
          <w:color w:val="000000"/>
        </w:rPr>
      </w:pPr>
    </w:p>
    <w:p w14:paraId="5AF6ACC1" w14:textId="77777777" w:rsidR="004058A7" w:rsidRPr="00F277BD" w:rsidRDefault="004058A7" w:rsidP="004058A7">
      <w:pPr>
        <w:rPr>
          <w:i/>
          <w:color w:val="000000"/>
        </w:rPr>
      </w:pPr>
      <w:r w:rsidRPr="00F277BD">
        <w:rPr>
          <w:i/>
          <w:color w:val="000000"/>
        </w:rPr>
        <w:t xml:space="preserve">Hansen, M., R. </w:t>
      </w:r>
      <w:proofErr w:type="spellStart"/>
      <w:r w:rsidRPr="00F277BD">
        <w:rPr>
          <w:i/>
          <w:color w:val="000000"/>
        </w:rPr>
        <w:t>DeFries</w:t>
      </w:r>
      <w:proofErr w:type="spellEnd"/>
      <w:r w:rsidRPr="00F277BD">
        <w:rPr>
          <w:i/>
          <w:color w:val="000000"/>
        </w:rPr>
        <w:t xml:space="preserve">, J.R.G. Townshend, </w:t>
      </w:r>
      <w:proofErr w:type="gramStart"/>
      <w:r w:rsidRPr="00F277BD">
        <w:rPr>
          <w:i/>
          <w:color w:val="000000"/>
        </w:rPr>
        <w:t>and  R</w:t>
      </w:r>
      <w:proofErr w:type="gramEnd"/>
      <w:r w:rsidRPr="00F277BD">
        <w:rPr>
          <w:i/>
          <w:color w:val="000000"/>
        </w:rPr>
        <w:t xml:space="preserve">. </w:t>
      </w:r>
      <w:proofErr w:type="spellStart"/>
      <w:r w:rsidRPr="00F277BD">
        <w:rPr>
          <w:i/>
          <w:color w:val="000000"/>
        </w:rPr>
        <w:t>Sohlberg</w:t>
      </w:r>
      <w:proofErr w:type="spellEnd"/>
      <w:r w:rsidRPr="00F277BD">
        <w:rPr>
          <w:i/>
          <w:color w:val="000000"/>
        </w:rPr>
        <w:t xml:space="preserve"> (2000), Global land cover classification at 1km resolution using a decision  tree classifier, International Journal of Remote Sensing. </w:t>
      </w:r>
      <w:proofErr w:type="gramStart"/>
      <w:r w:rsidRPr="00F277BD">
        <w:rPr>
          <w:i/>
          <w:color w:val="000000"/>
        </w:rPr>
        <w:t>21: 1331-1365.</w:t>
      </w:r>
      <w:proofErr w:type="gramEnd"/>
      <w:r w:rsidRPr="00F277BD">
        <w:rPr>
          <w:i/>
          <w:color w:val="000000"/>
        </w:rPr>
        <w:t xml:space="preserve"> </w:t>
      </w:r>
    </w:p>
    <w:p w14:paraId="444E4D57" w14:textId="77777777" w:rsidR="004058A7" w:rsidRPr="00F277BD" w:rsidRDefault="004058A7" w:rsidP="004058A7">
      <w:pPr>
        <w:rPr>
          <w:i/>
          <w:color w:val="000000"/>
        </w:rPr>
      </w:pPr>
    </w:p>
    <w:p w14:paraId="0AF9EBA9" w14:textId="77777777" w:rsidR="004058A7" w:rsidRPr="00F277BD" w:rsidRDefault="004058A7" w:rsidP="004058A7">
      <w:pPr>
        <w:pStyle w:val="Heading3"/>
        <w:keepLines w:val="0"/>
        <w:widowControl w:val="0"/>
        <w:numPr>
          <w:ilvl w:val="2"/>
          <w:numId w:val="0"/>
        </w:numPr>
        <w:tabs>
          <w:tab w:val="left" w:pos="-1440"/>
          <w:tab w:val="left" w:pos="-720"/>
          <w:tab w:val="left" w:pos="0"/>
          <w:tab w:val="left" w:pos="720"/>
          <w:tab w:val="right" w:leader="dot" w:pos="9360"/>
        </w:tabs>
        <w:autoSpaceDE w:val="0"/>
        <w:autoSpaceDN w:val="0"/>
        <w:adjustRightInd w:val="0"/>
        <w:spacing w:before="0"/>
        <w:ind w:left="720" w:hanging="720"/>
        <w:rPr>
          <w:rFonts w:asciiTheme="minorHAnsi" w:hAnsiTheme="minorHAnsi"/>
        </w:rPr>
      </w:pPr>
      <w:bookmarkStart w:id="477" w:name="_Toc257364737"/>
      <w:r w:rsidRPr="00F277BD">
        <w:rPr>
          <w:rFonts w:asciiTheme="minorHAnsi" w:hAnsiTheme="minorHAnsi"/>
        </w:rPr>
        <w:t>Land Mask</w:t>
      </w:r>
      <w:bookmarkEnd w:id="477"/>
    </w:p>
    <w:p w14:paraId="30D258D6" w14:textId="77777777" w:rsidR="004058A7" w:rsidRPr="00F277BD" w:rsidRDefault="004058A7" w:rsidP="004058A7">
      <w:pPr>
        <w:rPr>
          <w:color w:val="000000"/>
        </w:rPr>
      </w:pPr>
    </w:p>
    <w:p w14:paraId="10A6C431" w14:textId="77777777" w:rsidR="004058A7" w:rsidRPr="00F277BD" w:rsidRDefault="004058A7" w:rsidP="004058A7">
      <w:pPr>
        <w:pStyle w:val="BodyText"/>
        <w:rPr>
          <w:rFonts w:asciiTheme="minorHAnsi" w:hAnsiTheme="minorHAnsi"/>
          <w:color w:val="000000"/>
        </w:rPr>
      </w:pPr>
      <w:r w:rsidRPr="00F277BD">
        <w:rPr>
          <w:rFonts w:asciiTheme="minorHAnsi" w:hAnsiTheme="minorHAnsi"/>
          <w:color w:val="000000"/>
        </w:rPr>
        <w:t xml:space="preserve">In addition to the surface type </w:t>
      </w:r>
      <w:proofErr w:type="gramStart"/>
      <w:r w:rsidRPr="00F277BD">
        <w:rPr>
          <w:rFonts w:asciiTheme="minorHAnsi" w:hAnsiTheme="minorHAnsi"/>
          <w:color w:val="000000"/>
        </w:rPr>
        <w:t>data-set</w:t>
      </w:r>
      <w:proofErr w:type="gramEnd"/>
      <w:r w:rsidRPr="00F277BD">
        <w:rPr>
          <w:rFonts w:asciiTheme="minorHAnsi" w:hAnsiTheme="minorHAnsi"/>
          <w:color w:val="000000"/>
        </w:rPr>
        <w:t xml:space="preserve">, CLAVR-x also reads in a land mask from </w:t>
      </w:r>
      <w:r w:rsidRPr="00F277BD">
        <w:rPr>
          <w:rFonts w:asciiTheme="minorHAnsi" w:hAnsiTheme="minorHAnsi"/>
          <w:color w:val="000000"/>
        </w:rPr>
        <w:lastRenderedPageBreak/>
        <w:t>goge2_0ll.hdf.  The resolution is 1km and starts at the Prime Meridian at the North Pole. The file contains a 43200 by 21600 array of 16 bit signed integers.</w:t>
      </w:r>
    </w:p>
    <w:p w14:paraId="68C132FC" w14:textId="77777777" w:rsidR="004058A7" w:rsidRPr="00F277BD" w:rsidRDefault="004058A7" w:rsidP="004058A7">
      <w:pPr>
        <w:rPr>
          <w:color w:val="000000"/>
        </w:rPr>
      </w:pPr>
    </w:p>
    <w:p w14:paraId="56CDEDAC" w14:textId="77777777" w:rsidR="004058A7" w:rsidRPr="00F277BD" w:rsidRDefault="004058A7" w:rsidP="004058A7">
      <w:pPr>
        <w:pStyle w:val="BodyText"/>
        <w:rPr>
          <w:rFonts w:asciiTheme="minorHAnsi" w:hAnsiTheme="minorHAnsi"/>
          <w:color w:val="000000"/>
        </w:rPr>
      </w:pPr>
      <w:r w:rsidRPr="00F277BD">
        <w:rPr>
          <w:rFonts w:asciiTheme="minorHAnsi" w:hAnsiTheme="minorHAnsi"/>
          <w:color w:val="000000"/>
        </w:rPr>
        <w:t>The land mask was obtained from NOAA Global Land One-kilometer Base Elevation (GLOBE) Project. The gridded tiles that make up the ancillary dataset can be obtained at the following URL:</w:t>
      </w:r>
    </w:p>
    <w:p w14:paraId="3523D08D" w14:textId="77777777" w:rsidR="004058A7" w:rsidRPr="00F277BD" w:rsidRDefault="004058A7" w:rsidP="004058A7">
      <w:pPr>
        <w:pStyle w:val="BodyText"/>
        <w:rPr>
          <w:rFonts w:asciiTheme="minorHAnsi" w:hAnsiTheme="minorHAnsi"/>
          <w:color w:val="000000"/>
        </w:rPr>
      </w:pPr>
    </w:p>
    <w:p w14:paraId="3A048EBC" w14:textId="77777777" w:rsidR="004058A7" w:rsidRPr="00F277BD" w:rsidRDefault="00462EFD" w:rsidP="004058A7">
      <w:pPr>
        <w:pStyle w:val="BodyText"/>
        <w:rPr>
          <w:rFonts w:asciiTheme="minorHAnsi" w:hAnsiTheme="minorHAnsi"/>
        </w:rPr>
      </w:pPr>
      <w:hyperlink r:id="rId32" w:history="1">
        <w:r w:rsidR="004058A7" w:rsidRPr="00F277BD">
          <w:rPr>
            <w:rStyle w:val="Hyperlink"/>
            <w:rFonts w:asciiTheme="minorHAnsi" w:hAnsiTheme="minorHAnsi"/>
          </w:rPr>
          <w:t>http://www.ngdc.noaa.gov/mgg/topo/globe.html</w:t>
        </w:r>
      </w:hyperlink>
    </w:p>
    <w:p w14:paraId="5BE49025" w14:textId="77777777" w:rsidR="004058A7" w:rsidRPr="00F277BD" w:rsidRDefault="004058A7" w:rsidP="004058A7">
      <w:pPr>
        <w:pStyle w:val="BodyText"/>
        <w:rPr>
          <w:rFonts w:asciiTheme="minorHAnsi" w:hAnsiTheme="minorHAnsi"/>
        </w:rPr>
      </w:pPr>
    </w:p>
    <w:p w14:paraId="6A7AD114" w14:textId="77777777" w:rsidR="004058A7" w:rsidRPr="00F277BD" w:rsidRDefault="004058A7" w:rsidP="004058A7">
      <w:pPr>
        <w:rPr>
          <w:color w:val="000000"/>
        </w:rPr>
      </w:pPr>
      <w:r w:rsidRPr="00F277BD">
        <w:rPr>
          <w:color w:val="000000"/>
        </w:rPr>
        <w:t>The follow citations describe the process of its generation:</w:t>
      </w:r>
    </w:p>
    <w:p w14:paraId="04B3CCDA" w14:textId="77777777" w:rsidR="004058A7" w:rsidRPr="00F277BD" w:rsidRDefault="004058A7" w:rsidP="004058A7">
      <w:pPr>
        <w:rPr>
          <w:color w:val="000000"/>
        </w:rPr>
      </w:pPr>
    </w:p>
    <w:p w14:paraId="00C67FD8" w14:textId="77777777" w:rsidR="004058A7" w:rsidRPr="00F277BD" w:rsidRDefault="004058A7" w:rsidP="004058A7">
      <w:pPr>
        <w:rPr>
          <w:i/>
          <w:color w:val="000000"/>
        </w:rPr>
      </w:pPr>
      <w:r w:rsidRPr="00F277BD">
        <w:rPr>
          <w:color w:val="000000"/>
        </w:rPr>
        <w:t>GLOBE Task Team and others (</w:t>
      </w:r>
      <w:r w:rsidRPr="00F277BD">
        <w:rPr>
          <w:i/>
          <w:color w:val="000000"/>
        </w:rPr>
        <w:t xml:space="preserve">Hastings, David A., Paula K. Dunbar, Gerald M. </w:t>
      </w:r>
      <w:proofErr w:type="spellStart"/>
      <w:r w:rsidRPr="00F277BD">
        <w:rPr>
          <w:i/>
          <w:color w:val="000000"/>
        </w:rPr>
        <w:t>Elphingstone</w:t>
      </w:r>
      <w:proofErr w:type="spellEnd"/>
      <w:r w:rsidRPr="00F277BD">
        <w:rPr>
          <w:i/>
          <w:color w:val="000000"/>
        </w:rPr>
        <w:t>,</w:t>
      </w:r>
      <w:r w:rsidRPr="00F277BD">
        <w:rPr>
          <w:color w:val="000000"/>
        </w:rPr>
        <w:t xml:space="preserve"> </w:t>
      </w:r>
      <w:r w:rsidRPr="00F277BD">
        <w:rPr>
          <w:i/>
          <w:color w:val="000000"/>
        </w:rPr>
        <w:t xml:space="preserve">Mark </w:t>
      </w:r>
      <w:proofErr w:type="spellStart"/>
      <w:r w:rsidRPr="00F277BD">
        <w:rPr>
          <w:i/>
          <w:color w:val="000000"/>
        </w:rPr>
        <w:t>Bootz</w:t>
      </w:r>
      <w:proofErr w:type="spellEnd"/>
      <w:r w:rsidRPr="00F277BD">
        <w:rPr>
          <w:i/>
          <w:color w:val="000000"/>
        </w:rPr>
        <w:t xml:space="preserve">, Hiroshi Murakami, Hiroshi Maruyama, Hiroshi </w:t>
      </w:r>
      <w:proofErr w:type="spellStart"/>
      <w:r w:rsidRPr="00F277BD">
        <w:rPr>
          <w:i/>
          <w:color w:val="000000"/>
        </w:rPr>
        <w:t>Masaharu</w:t>
      </w:r>
      <w:proofErr w:type="spellEnd"/>
      <w:r w:rsidRPr="00F277BD">
        <w:rPr>
          <w:i/>
          <w:color w:val="000000"/>
        </w:rPr>
        <w:t xml:space="preserve">, Peter Holland, John Payne, </w:t>
      </w:r>
      <w:proofErr w:type="spellStart"/>
      <w:r w:rsidRPr="00F277BD">
        <w:rPr>
          <w:i/>
          <w:color w:val="000000"/>
        </w:rPr>
        <w:t>Nevin</w:t>
      </w:r>
      <w:proofErr w:type="spellEnd"/>
      <w:r w:rsidRPr="00F277BD">
        <w:rPr>
          <w:i/>
          <w:color w:val="000000"/>
        </w:rPr>
        <w:t xml:space="preserve"> A. Bryant, Thomas L. Logan, J</w:t>
      </w:r>
      <w:proofErr w:type="gramStart"/>
      <w:r w:rsidRPr="00F277BD">
        <w:rPr>
          <w:i/>
          <w:color w:val="000000"/>
        </w:rPr>
        <w:t>.-</w:t>
      </w:r>
      <w:proofErr w:type="gramEnd"/>
      <w:r w:rsidRPr="00F277BD">
        <w:rPr>
          <w:i/>
          <w:color w:val="000000"/>
        </w:rPr>
        <w:t xml:space="preserve">P. Muller, Gunter </w:t>
      </w:r>
      <w:proofErr w:type="spellStart"/>
      <w:r w:rsidRPr="00F277BD">
        <w:rPr>
          <w:i/>
          <w:color w:val="000000"/>
        </w:rPr>
        <w:t>Schreier</w:t>
      </w:r>
      <w:proofErr w:type="spellEnd"/>
      <w:r w:rsidRPr="00F277BD">
        <w:rPr>
          <w:i/>
          <w:color w:val="000000"/>
        </w:rPr>
        <w:t xml:space="preserve">, and John S. MacDonald), eds., 1999. </w:t>
      </w:r>
      <w:proofErr w:type="gramStart"/>
      <w:r w:rsidRPr="00F277BD">
        <w:rPr>
          <w:i/>
          <w:color w:val="000000"/>
        </w:rPr>
        <w:t>The Global Land One-kilometer Base Elevation (GLOBE) Digital Elevation Model, Version 1.0.</w:t>
      </w:r>
      <w:proofErr w:type="gramEnd"/>
      <w:r w:rsidRPr="00F277BD">
        <w:rPr>
          <w:i/>
          <w:color w:val="000000"/>
        </w:rPr>
        <w:t xml:space="preserve"> National Oceanic and Atmospheric Administration, National Geophysical Data Center, 325 Broadway, Boulder, Colorado 80305-3328, U.S.A. Digital </w:t>
      </w:r>
      <w:proofErr w:type="gramStart"/>
      <w:r w:rsidRPr="00F277BD">
        <w:rPr>
          <w:i/>
          <w:color w:val="000000"/>
        </w:rPr>
        <w:t>data base</w:t>
      </w:r>
      <w:proofErr w:type="gramEnd"/>
      <w:r w:rsidRPr="00F277BD">
        <w:rPr>
          <w:i/>
          <w:color w:val="000000"/>
        </w:rPr>
        <w:t xml:space="preserve"> on the World Wide Web (URL: http://www.ngdc.noaa.gov/mgg/topo/globe.html) and CD-ROMs.</w:t>
      </w:r>
    </w:p>
    <w:p w14:paraId="5A23413B" w14:textId="77777777" w:rsidR="004058A7" w:rsidRPr="00F277BD" w:rsidRDefault="004058A7" w:rsidP="004058A7">
      <w:pPr>
        <w:rPr>
          <w:color w:val="000000"/>
        </w:rPr>
      </w:pPr>
    </w:p>
    <w:p w14:paraId="158A6461" w14:textId="77777777" w:rsidR="004058A7" w:rsidRPr="00F277BD" w:rsidRDefault="004058A7" w:rsidP="004058A7">
      <w:pPr>
        <w:pStyle w:val="Heading3"/>
        <w:keepLines w:val="0"/>
        <w:widowControl w:val="0"/>
        <w:numPr>
          <w:ilvl w:val="2"/>
          <w:numId w:val="0"/>
        </w:numPr>
        <w:tabs>
          <w:tab w:val="left" w:pos="-1440"/>
          <w:tab w:val="left" w:pos="-720"/>
          <w:tab w:val="left" w:pos="0"/>
          <w:tab w:val="left" w:pos="720"/>
          <w:tab w:val="right" w:leader="dot" w:pos="9360"/>
        </w:tabs>
        <w:autoSpaceDE w:val="0"/>
        <w:autoSpaceDN w:val="0"/>
        <w:adjustRightInd w:val="0"/>
        <w:spacing w:before="0"/>
        <w:ind w:left="720" w:hanging="720"/>
        <w:rPr>
          <w:rFonts w:asciiTheme="minorHAnsi" w:hAnsiTheme="minorHAnsi"/>
        </w:rPr>
      </w:pPr>
      <w:bookmarkStart w:id="478" w:name="_Toc257364738"/>
      <w:r w:rsidRPr="00F277BD">
        <w:rPr>
          <w:rFonts w:asciiTheme="minorHAnsi" w:hAnsiTheme="minorHAnsi"/>
        </w:rPr>
        <w:t>Surface Elevation</w:t>
      </w:r>
      <w:bookmarkEnd w:id="478"/>
    </w:p>
    <w:p w14:paraId="7939AA69" w14:textId="77777777" w:rsidR="004058A7" w:rsidRPr="00F277BD" w:rsidRDefault="004058A7" w:rsidP="004058A7"/>
    <w:p w14:paraId="344B81CB" w14:textId="77777777" w:rsidR="004058A7" w:rsidRPr="00F277BD" w:rsidRDefault="004058A7" w:rsidP="004058A7">
      <w:r w:rsidRPr="00F277BD">
        <w:t xml:space="preserve">Surface elevation is read from a file called GLOBE_1km_digelev.hdf if </w:t>
      </w:r>
      <w:proofErr w:type="spellStart"/>
      <w:r w:rsidRPr="00F277BD">
        <w:t>read_surface_elevation</w:t>
      </w:r>
      <w:proofErr w:type="spellEnd"/>
      <w:r w:rsidRPr="00F277BD">
        <w:t xml:space="preserve"> is set to 1 in</w:t>
      </w:r>
      <w:r w:rsidRPr="00F277BD">
        <w:rPr>
          <w:color w:val="000000"/>
        </w:rPr>
        <w:t xml:space="preserve"> </w:t>
      </w:r>
      <w:proofErr w:type="spellStart"/>
      <w:r w:rsidRPr="00F277BD">
        <w:rPr>
          <w:color w:val="000000"/>
        </w:rPr>
        <w:t>clavrx_default_options</w:t>
      </w:r>
      <w:proofErr w:type="spellEnd"/>
      <w:proofErr w:type="gramStart"/>
      <w:r w:rsidRPr="00F277BD">
        <w:t>;</w:t>
      </w:r>
      <w:proofErr w:type="gramEnd"/>
      <w:r w:rsidRPr="00F277BD">
        <w:t xml:space="preserve"> or GLOBE_8km_digelev.hdf if </w:t>
      </w:r>
      <w:proofErr w:type="spellStart"/>
      <w:r w:rsidRPr="00F277BD">
        <w:t>read_surface_elevation</w:t>
      </w:r>
      <w:proofErr w:type="spellEnd"/>
      <w:r w:rsidRPr="00F277BD">
        <w:t xml:space="preserve"> is set to 0.  These data were derived from the GLOBE Project.</w:t>
      </w:r>
    </w:p>
    <w:p w14:paraId="4FBF2821" w14:textId="77777777" w:rsidR="004058A7" w:rsidRPr="00F277BD" w:rsidRDefault="004058A7" w:rsidP="004058A7"/>
    <w:p w14:paraId="73735C97" w14:textId="77777777" w:rsidR="004058A7" w:rsidRPr="00F277BD" w:rsidRDefault="004058A7" w:rsidP="004058A7">
      <w:pPr>
        <w:pStyle w:val="Heading3"/>
        <w:keepLines w:val="0"/>
        <w:widowControl w:val="0"/>
        <w:numPr>
          <w:ilvl w:val="2"/>
          <w:numId w:val="0"/>
        </w:numPr>
        <w:tabs>
          <w:tab w:val="left" w:pos="-1440"/>
          <w:tab w:val="left" w:pos="-720"/>
          <w:tab w:val="left" w:pos="0"/>
          <w:tab w:val="left" w:pos="720"/>
          <w:tab w:val="right" w:leader="dot" w:pos="9360"/>
        </w:tabs>
        <w:autoSpaceDE w:val="0"/>
        <w:autoSpaceDN w:val="0"/>
        <w:adjustRightInd w:val="0"/>
        <w:spacing w:before="0"/>
        <w:ind w:left="720" w:hanging="720"/>
        <w:rPr>
          <w:rFonts w:asciiTheme="minorHAnsi" w:hAnsiTheme="minorHAnsi"/>
        </w:rPr>
      </w:pPr>
      <w:bookmarkStart w:id="479" w:name="_Toc257364739"/>
      <w:r w:rsidRPr="00F277BD">
        <w:rPr>
          <w:rFonts w:asciiTheme="minorHAnsi" w:hAnsiTheme="minorHAnsi"/>
        </w:rPr>
        <w:t>Coast Mask</w:t>
      </w:r>
      <w:bookmarkEnd w:id="479"/>
    </w:p>
    <w:p w14:paraId="2BB40E8F" w14:textId="77777777" w:rsidR="004058A7" w:rsidRPr="00F277BD" w:rsidRDefault="004058A7" w:rsidP="004058A7"/>
    <w:p w14:paraId="359F479C" w14:textId="77777777" w:rsidR="004058A7" w:rsidRPr="00F277BD" w:rsidRDefault="004058A7" w:rsidP="004058A7">
      <w:r w:rsidRPr="00F277BD">
        <w:t>A coast mask is read from a file called coast_mask_</w:t>
      </w:r>
      <w:proofErr w:type="gramStart"/>
      <w:r w:rsidRPr="00F277BD">
        <w:t>1km.hdf  if</w:t>
      </w:r>
      <w:proofErr w:type="gramEnd"/>
      <w:r w:rsidRPr="00F277BD">
        <w:t xml:space="preserve"> </w:t>
      </w:r>
      <w:proofErr w:type="spellStart"/>
      <w:r w:rsidRPr="00F277BD">
        <w:t>read_coast_mask_flag</w:t>
      </w:r>
      <w:proofErr w:type="spellEnd"/>
      <w:r w:rsidRPr="00F277BD">
        <w:t xml:space="preserve"> is set to 1 </w:t>
      </w:r>
      <w:r w:rsidRPr="00F277BD">
        <w:rPr>
          <w:color w:val="000000"/>
        </w:rPr>
        <w:t xml:space="preserve">in </w:t>
      </w:r>
      <w:proofErr w:type="spellStart"/>
      <w:r w:rsidRPr="00F277BD">
        <w:rPr>
          <w:color w:val="000000"/>
        </w:rPr>
        <w:t>clavrx_default_options</w:t>
      </w:r>
      <w:proofErr w:type="spellEnd"/>
      <w:r w:rsidRPr="00F277BD">
        <w:t xml:space="preserve">; or coast_mask_8km.hdf if </w:t>
      </w:r>
      <w:proofErr w:type="spellStart"/>
      <w:r w:rsidRPr="00F277BD">
        <w:t>read_coast_mask_flag</w:t>
      </w:r>
      <w:proofErr w:type="spellEnd"/>
      <w:r w:rsidRPr="00F277BD">
        <w:t xml:space="preserve"> is set to 0.  These data were derived from the land mask data files taken from the GLOBE Project.  The values in the coast mask give the distance in kilometers to the nearest coast and the values in the files range from 0 to 10.  For AVHRR GAC data, a pixel is considered coastal if the coast distance is 10 km or less.  For AVHRR HRPT/LAC or FRAC data, a pixel is considered coastal is the coast distance is less than 5 km.</w:t>
      </w:r>
    </w:p>
    <w:p w14:paraId="3A8B0656" w14:textId="77777777" w:rsidR="004058A7" w:rsidRPr="00F277BD" w:rsidRDefault="004058A7" w:rsidP="004058A7">
      <w:pPr>
        <w:rPr>
          <w:color w:val="000000"/>
        </w:rPr>
      </w:pPr>
    </w:p>
    <w:p w14:paraId="027EE2D8" w14:textId="77777777" w:rsidR="004058A7" w:rsidRPr="00F277BD" w:rsidRDefault="004058A7" w:rsidP="004058A7">
      <w:pPr>
        <w:pStyle w:val="Heading3"/>
        <w:keepLines w:val="0"/>
        <w:widowControl w:val="0"/>
        <w:numPr>
          <w:ilvl w:val="2"/>
          <w:numId w:val="0"/>
        </w:numPr>
        <w:tabs>
          <w:tab w:val="left" w:pos="-1440"/>
          <w:tab w:val="left" w:pos="-720"/>
          <w:tab w:val="left" w:pos="0"/>
          <w:tab w:val="left" w:pos="720"/>
          <w:tab w:val="right" w:leader="dot" w:pos="9360"/>
        </w:tabs>
        <w:autoSpaceDE w:val="0"/>
        <w:autoSpaceDN w:val="0"/>
        <w:adjustRightInd w:val="0"/>
        <w:spacing w:before="0"/>
        <w:ind w:left="720" w:hanging="720"/>
        <w:rPr>
          <w:rFonts w:asciiTheme="minorHAnsi" w:hAnsiTheme="minorHAnsi"/>
        </w:rPr>
      </w:pPr>
      <w:bookmarkStart w:id="480" w:name="_Toc257364740"/>
      <w:r w:rsidRPr="00F277BD">
        <w:rPr>
          <w:rFonts w:asciiTheme="minorHAnsi" w:hAnsiTheme="minorHAnsi"/>
        </w:rPr>
        <w:t>Volcano Mask</w:t>
      </w:r>
      <w:bookmarkEnd w:id="480"/>
    </w:p>
    <w:p w14:paraId="58D12487" w14:textId="77777777" w:rsidR="004058A7" w:rsidRPr="00F277BD" w:rsidRDefault="004058A7" w:rsidP="004058A7"/>
    <w:p w14:paraId="6A732164" w14:textId="77777777" w:rsidR="004058A7" w:rsidRPr="00F277BD" w:rsidRDefault="004058A7" w:rsidP="004058A7">
      <w:r w:rsidRPr="00F277BD">
        <w:t xml:space="preserve">A mask to pinpoint the location of volcanoes is read in by CLAVR-x if </w:t>
      </w:r>
      <w:proofErr w:type="spellStart"/>
      <w:r w:rsidRPr="00F277BD">
        <w:t>read_volcano_mask</w:t>
      </w:r>
      <w:proofErr w:type="spellEnd"/>
      <w:r w:rsidRPr="00F277BD">
        <w:t xml:space="preserve"> is set to 1 </w:t>
      </w:r>
      <w:r w:rsidRPr="00F277BD">
        <w:rPr>
          <w:color w:val="000000"/>
        </w:rPr>
        <w:t xml:space="preserve">in </w:t>
      </w:r>
      <w:proofErr w:type="spellStart"/>
      <w:r w:rsidRPr="00F277BD">
        <w:rPr>
          <w:color w:val="000000"/>
        </w:rPr>
        <w:t>clavrx_default_options</w:t>
      </w:r>
      <w:proofErr w:type="spellEnd"/>
      <w:r w:rsidRPr="00F277BD">
        <w:rPr>
          <w:color w:val="000000"/>
        </w:rPr>
        <w:t>.  The file is named volcano_mask_1km.hdf.</w:t>
      </w:r>
      <w:r w:rsidRPr="00F277BD">
        <w:t xml:space="preserve">  This file was produced using the Global Volcano List Excel Workbook from the Smithsonian Institution’s Global Volcanism Program: www.volcano.si.edu/world/globallists.cfm.</w:t>
      </w:r>
    </w:p>
    <w:p w14:paraId="5DD4DBB5" w14:textId="77777777" w:rsidR="004058A7" w:rsidRPr="00F277BD" w:rsidRDefault="004058A7" w:rsidP="004058A7">
      <w:pPr>
        <w:rPr>
          <w:color w:val="000000"/>
        </w:rPr>
      </w:pPr>
    </w:p>
    <w:p w14:paraId="49FD9B8D" w14:textId="77777777" w:rsidR="004058A7" w:rsidRPr="00F277BD" w:rsidRDefault="004058A7" w:rsidP="004058A7">
      <w:pPr>
        <w:pStyle w:val="Heading3"/>
        <w:keepLines w:val="0"/>
        <w:widowControl w:val="0"/>
        <w:numPr>
          <w:ilvl w:val="2"/>
          <w:numId w:val="0"/>
        </w:numPr>
        <w:tabs>
          <w:tab w:val="left" w:pos="-1440"/>
          <w:tab w:val="left" w:pos="-720"/>
          <w:tab w:val="left" w:pos="0"/>
          <w:tab w:val="left" w:pos="720"/>
          <w:tab w:val="right" w:leader="dot" w:pos="9360"/>
        </w:tabs>
        <w:autoSpaceDE w:val="0"/>
        <w:autoSpaceDN w:val="0"/>
        <w:adjustRightInd w:val="0"/>
        <w:spacing w:before="0"/>
        <w:ind w:left="720" w:hanging="720"/>
        <w:rPr>
          <w:rFonts w:asciiTheme="minorHAnsi" w:hAnsiTheme="minorHAnsi"/>
        </w:rPr>
      </w:pPr>
      <w:bookmarkStart w:id="481" w:name="_Toc257364741"/>
      <w:r w:rsidRPr="00F277BD">
        <w:rPr>
          <w:rFonts w:asciiTheme="minorHAnsi" w:hAnsiTheme="minorHAnsi"/>
        </w:rPr>
        <w:lastRenderedPageBreak/>
        <w:t>Snow and Ice Mask</w:t>
      </w:r>
      <w:bookmarkEnd w:id="481"/>
    </w:p>
    <w:p w14:paraId="2145402C" w14:textId="77777777" w:rsidR="004058A7" w:rsidRPr="00F277BD" w:rsidRDefault="004058A7" w:rsidP="004058A7">
      <w:pPr>
        <w:rPr>
          <w:color w:val="000000"/>
        </w:rPr>
      </w:pPr>
    </w:p>
    <w:p w14:paraId="78BBAA8D" w14:textId="77777777" w:rsidR="004058A7" w:rsidRPr="00F277BD" w:rsidRDefault="004058A7" w:rsidP="004058A7">
      <w:pPr>
        <w:pStyle w:val="BodyText"/>
        <w:rPr>
          <w:rFonts w:asciiTheme="minorHAnsi" w:hAnsiTheme="minorHAnsi"/>
          <w:color w:val="000000"/>
        </w:rPr>
      </w:pPr>
      <w:r w:rsidRPr="00F277BD">
        <w:rPr>
          <w:rFonts w:asciiTheme="minorHAnsi" w:hAnsiTheme="minorHAnsi"/>
          <w:color w:val="000000"/>
        </w:rPr>
        <w:t xml:space="preserve">CLAVR-x has the option of reading one of two sources of snow and ice masks.  For real-time use, </w:t>
      </w:r>
      <w:proofErr w:type="spellStart"/>
      <w:r w:rsidRPr="00F277BD">
        <w:rPr>
          <w:rFonts w:asciiTheme="minorHAnsi" w:hAnsiTheme="minorHAnsi"/>
          <w:color w:val="000000"/>
        </w:rPr>
        <w:t>read_snow_mask_flag</w:t>
      </w:r>
      <w:proofErr w:type="spellEnd"/>
      <w:r w:rsidRPr="00F277BD">
        <w:rPr>
          <w:rFonts w:asciiTheme="minorHAnsi" w:hAnsiTheme="minorHAnsi"/>
          <w:color w:val="000000"/>
        </w:rPr>
        <w:t xml:space="preserve"> is set to 1 in </w:t>
      </w:r>
      <w:proofErr w:type="spellStart"/>
      <w:r w:rsidRPr="00F277BD">
        <w:rPr>
          <w:rFonts w:asciiTheme="minorHAnsi" w:hAnsiTheme="minorHAnsi"/>
          <w:color w:val="000000"/>
        </w:rPr>
        <w:t>clavrx_default_options</w:t>
      </w:r>
      <w:proofErr w:type="spellEnd"/>
      <w:r w:rsidRPr="00F277BD">
        <w:rPr>
          <w:rFonts w:asciiTheme="minorHAnsi" w:hAnsiTheme="minorHAnsi"/>
          <w:color w:val="000000"/>
        </w:rPr>
        <w:t xml:space="preserve">, and daily IMS snow mask files will be read in (e.g., snow_map_4km_120323.hdf).  Data to create these files are obtained from the NOAA National Ice Center’s Interactive </w:t>
      </w:r>
      <w:proofErr w:type="spellStart"/>
      <w:r w:rsidRPr="00F277BD">
        <w:rPr>
          <w:rFonts w:asciiTheme="minorHAnsi" w:hAnsiTheme="minorHAnsi"/>
          <w:color w:val="000000"/>
        </w:rPr>
        <w:t>Multisensor</w:t>
      </w:r>
      <w:proofErr w:type="spellEnd"/>
      <w:r w:rsidRPr="00F277BD">
        <w:rPr>
          <w:rFonts w:asciiTheme="minorHAnsi" w:hAnsiTheme="minorHAnsi"/>
          <w:color w:val="000000"/>
        </w:rPr>
        <w:t xml:space="preserve"> Snow and Ice Mapping System (IMS): www.natice.noaa.gov/ims/.  If </w:t>
      </w:r>
      <w:proofErr w:type="spellStart"/>
      <w:r w:rsidRPr="00F277BD">
        <w:rPr>
          <w:rFonts w:asciiTheme="minorHAnsi" w:hAnsiTheme="minorHAnsi"/>
          <w:color w:val="000000"/>
        </w:rPr>
        <w:t>read_snow_mask_flag</w:t>
      </w:r>
      <w:proofErr w:type="spellEnd"/>
      <w:r w:rsidRPr="00F277BD">
        <w:rPr>
          <w:rFonts w:asciiTheme="minorHAnsi" w:hAnsiTheme="minorHAnsi"/>
          <w:color w:val="000000"/>
        </w:rPr>
        <w:t xml:space="preserve"> is set to 2 (historical analyses), daily </w:t>
      </w:r>
      <w:proofErr w:type="spellStart"/>
      <w:r w:rsidRPr="00F277BD">
        <w:rPr>
          <w:rFonts w:asciiTheme="minorHAnsi" w:hAnsiTheme="minorHAnsi"/>
          <w:color w:val="000000"/>
        </w:rPr>
        <w:t>GlobSnow</w:t>
      </w:r>
      <w:proofErr w:type="spellEnd"/>
      <w:r w:rsidRPr="00F277BD">
        <w:rPr>
          <w:rFonts w:asciiTheme="minorHAnsi" w:hAnsiTheme="minorHAnsi"/>
          <w:color w:val="000000"/>
        </w:rPr>
        <w:t xml:space="preserve"> files will be read (e.g., GlobSnow_SWE_L3A_20101231_v1.0.hdf).  Data to create these files are obtained from the Finish Meteorological Institute: www.globsnow.info/ </w:t>
      </w:r>
      <w:proofErr w:type="spellStart"/>
      <w:r w:rsidRPr="00F277BD">
        <w:rPr>
          <w:rFonts w:asciiTheme="minorHAnsi" w:hAnsiTheme="minorHAnsi"/>
          <w:color w:val="000000"/>
        </w:rPr>
        <w:t>index.php</w:t>
      </w:r>
      <w:proofErr w:type="gramStart"/>
      <w:r w:rsidRPr="00F277BD">
        <w:rPr>
          <w:rFonts w:asciiTheme="minorHAnsi" w:hAnsiTheme="minorHAnsi"/>
          <w:color w:val="000000"/>
        </w:rPr>
        <w:t>?page</w:t>
      </w:r>
      <w:proofErr w:type="spellEnd"/>
      <w:proofErr w:type="gramEnd"/>
      <w:r w:rsidRPr="00F277BD">
        <w:rPr>
          <w:rFonts w:asciiTheme="minorHAnsi" w:hAnsiTheme="minorHAnsi"/>
          <w:color w:val="000000"/>
        </w:rPr>
        <w:t>=Data.</w:t>
      </w:r>
    </w:p>
    <w:p w14:paraId="528AE9DE" w14:textId="77777777" w:rsidR="006B2C5F" w:rsidRPr="00F277BD" w:rsidRDefault="006B2C5F"/>
    <w:p w14:paraId="363AD339" w14:textId="77777777" w:rsidR="006B2C5F" w:rsidRPr="00F277BD" w:rsidRDefault="006B2C5F"/>
    <w:p w14:paraId="09C608ED" w14:textId="77777777" w:rsidR="006B2C5F" w:rsidRPr="00F277BD" w:rsidRDefault="006B2C5F"/>
    <w:p w14:paraId="0D513010" w14:textId="77777777" w:rsidR="005A4259" w:rsidRDefault="005A4259"/>
    <w:p w14:paraId="7EAD7F9E" w14:textId="77777777" w:rsidR="005A4259" w:rsidRDefault="00EA05E5">
      <w:pPr>
        <w:rPr>
          <w:color w:val="FF0000"/>
        </w:rPr>
      </w:pPr>
      <w:r w:rsidRPr="002D34F8">
        <w:rPr>
          <w:color w:val="FF0000"/>
        </w:rPr>
        <w:t xml:space="preserve">Need all the </w:t>
      </w:r>
      <w:proofErr w:type="spellStart"/>
      <w:r w:rsidRPr="002D34F8">
        <w:rPr>
          <w:color w:val="FF0000"/>
        </w:rPr>
        <w:t>Heidinger</w:t>
      </w:r>
      <w:proofErr w:type="spellEnd"/>
      <w:r w:rsidRPr="002D34F8">
        <w:rPr>
          <w:color w:val="FF0000"/>
        </w:rPr>
        <w:t xml:space="preserve"> group refs here.</w:t>
      </w:r>
      <w:r>
        <w:rPr>
          <w:color w:val="FF0000"/>
        </w:rPr>
        <w:t xml:space="preserve">  Here </w:t>
      </w:r>
      <w:proofErr w:type="gramStart"/>
      <w:r>
        <w:rPr>
          <w:color w:val="FF0000"/>
        </w:rPr>
        <w:t>are a whole bunch</w:t>
      </w:r>
      <w:proofErr w:type="gramEnd"/>
      <w:r>
        <w:rPr>
          <w:color w:val="FF0000"/>
        </w:rPr>
        <w:t xml:space="preserve"> to save you some time (delete ones that are unused</w:t>
      </w:r>
      <w:r w:rsidR="004E7FE2">
        <w:rPr>
          <w:color w:val="FF0000"/>
        </w:rPr>
        <w:t>, add ones that are missing</w:t>
      </w:r>
      <w:r>
        <w:rPr>
          <w:color w:val="FF0000"/>
        </w:rPr>
        <w:t>).</w:t>
      </w:r>
    </w:p>
    <w:p w14:paraId="6105DE3C" w14:textId="77777777" w:rsidR="00EA05E5" w:rsidRDefault="00EA05E5">
      <w:pPr>
        <w:rPr>
          <w:color w:val="FF0000"/>
        </w:rPr>
      </w:pPr>
    </w:p>
    <w:p w14:paraId="392B9E28" w14:textId="77777777" w:rsidR="00EA05E5" w:rsidRDefault="00EA05E5" w:rsidP="00EA05E5">
      <w:proofErr w:type="spellStart"/>
      <w:r>
        <w:t>Heidinger</w:t>
      </w:r>
      <w:proofErr w:type="spellEnd"/>
      <w:r>
        <w:t xml:space="preserve">, A.K., and M.J. </w:t>
      </w:r>
      <w:proofErr w:type="spellStart"/>
      <w:r>
        <w:t>Pavolonis</w:t>
      </w:r>
      <w:proofErr w:type="spellEnd"/>
      <w:r>
        <w:t xml:space="preserve">, 2009. Gazing at Cirrus Clouds for 25 Years through a Split Window. Part I: Methodology.  </w:t>
      </w:r>
      <w:proofErr w:type="gramStart"/>
      <w:r>
        <w:t>Journal of Applied Meteorology and Climatology, 48, 1100-1116.</w:t>
      </w:r>
      <w:proofErr w:type="gramEnd"/>
    </w:p>
    <w:p w14:paraId="595F2FC2" w14:textId="77777777" w:rsidR="00EA05E5" w:rsidRDefault="00EA05E5" w:rsidP="00EA05E5"/>
    <w:p w14:paraId="33B80D67" w14:textId="77777777" w:rsidR="00EA05E5" w:rsidRDefault="00EA05E5" w:rsidP="00EA05E5">
      <w:proofErr w:type="spellStart"/>
      <w:r>
        <w:t>Heidinger</w:t>
      </w:r>
      <w:proofErr w:type="spellEnd"/>
      <w:r>
        <w:t xml:space="preserve">, A. K.; </w:t>
      </w:r>
      <w:proofErr w:type="spellStart"/>
      <w:r>
        <w:t>Pavolonis</w:t>
      </w:r>
      <w:proofErr w:type="spellEnd"/>
      <w:r>
        <w:t xml:space="preserve">, M. J.; </w:t>
      </w:r>
      <w:proofErr w:type="spellStart"/>
      <w:r>
        <w:t>Holz</w:t>
      </w:r>
      <w:proofErr w:type="spellEnd"/>
      <w:r>
        <w:t xml:space="preserve">, R. E.; Baum, Bryan A. and </w:t>
      </w:r>
      <w:proofErr w:type="spellStart"/>
      <w:r>
        <w:t>Berthier</w:t>
      </w:r>
      <w:proofErr w:type="spellEnd"/>
      <w:r>
        <w:t>, S. 2010a. Using CALIPSO to explore the sensitivity to cirrus height in the infrared observations from NPOESS/VIIRS and GOES-R/ABI. Journal of Geophysical Research, Volume 115, 2010, Doi</w:t>
      </w:r>
      <w:proofErr w:type="gramStart"/>
      <w:r>
        <w:t>:10.1029</w:t>
      </w:r>
      <w:proofErr w:type="gramEnd"/>
      <w:r>
        <w:t>/2009JD012152.</w:t>
      </w:r>
    </w:p>
    <w:p w14:paraId="36E6FFC9" w14:textId="77777777" w:rsidR="00EA05E5" w:rsidRDefault="00EA05E5" w:rsidP="00EA05E5"/>
    <w:p w14:paraId="56EF93EA" w14:textId="77777777" w:rsidR="00EA05E5" w:rsidRDefault="00EA05E5" w:rsidP="00EA05E5">
      <w:proofErr w:type="spellStart"/>
      <w:proofErr w:type="gramStart"/>
      <w:r>
        <w:t>Heidinger</w:t>
      </w:r>
      <w:proofErr w:type="spellEnd"/>
      <w:r>
        <w:t xml:space="preserve">, A.K., W.C. </w:t>
      </w:r>
      <w:proofErr w:type="spellStart"/>
      <w:r>
        <w:t>Straka</w:t>
      </w:r>
      <w:proofErr w:type="spellEnd"/>
      <w:r>
        <w:t xml:space="preserve"> III, C.C. </w:t>
      </w:r>
      <w:proofErr w:type="spellStart"/>
      <w:r>
        <w:t>Molling</w:t>
      </w:r>
      <w:proofErr w:type="spellEnd"/>
      <w:r>
        <w:t>, J.T. Sullivan, and X. Wu, 2010b.</w:t>
      </w:r>
      <w:proofErr w:type="gramEnd"/>
      <w:r>
        <w:t xml:space="preserve">  Deriving an inter-sensor consistent calibration for the AVHRR solar reflectance data record.  </w:t>
      </w:r>
      <w:proofErr w:type="gramStart"/>
      <w:r>
        <w:t>International Journal of Remote Sensing, 31:6493 – 6517.</w:t>
      </w:r>
      <w:proofErr w:type="gramEnd"/>
    </w:p>
    <w:p w14:paraId="400A664D" w14:textId="77777777" w:rsidR="00EA05E5" w:rsidRDefault="00EA05E5" w:rsidP="00EA05E5">
      <w:proofErr w:type="spellStart"/>
      <w:proofErr w:type="gramStart"/>
      <w:r>
        <w:t>Heidinger</w:t>
      </w:r>
      <w:proofErr w:type="spellEnd"/>
      <w:r>
        <w:t>, A.K., A.T. Evan, M.J. Foster, and A. Walther 2012.</w:t>
      </w:r>
      <w:proofErr w:type="gramEnd"/>
      <w:r>
        <w:t xml:space="preserve">  A naïve Bayesian cloud-detection scheme derived from CALYPSO and applied within PATMOS-x.  </w:t>
      </w:r>
      <w:proofErr w:type="gramStart"/>
      <w:r>
        <w:t>Journal of Applied Meteorology and Climatology, 51:1129 – 1144.</w:t>
      </w:r>
      <w:proofErr w:type="gramEnd"/>
    </w:p>
    <w:p w14:paraId="6A038032" w14:textId="77777777" w:rsidR="00EA05E5" w:rsidRDefault="00EA05E5" w:rsidP="00EA05E5">
      <w:proofErr w:type="spellStart"/>
      <w:r>
        <w:t>Heidinger</w:t>
      </w:r>
      <w:proofErr w:type="spellEnd"/>
      <w:r>
        <w:t xml:space="preserve">, A.K., A. Walther, C.C. </w:t>
      </w:r>
      <w:proofErr w:type="spellStart"/>
      <w:r>
        <w:t>Molling</w:t>
      </w:r>
      <w:proofErr w:type="spellEnd"/>
      <w:r>
        <w:t xml:space="preserve">, M. Foster, W.C. </w:t>
      </w:r>
      <w:proofErr w:type="spellStart"/>
      <w:r>
        <w:t>Straka</w:t>
      </w:r>
      <w:proofErr w:type="spellEnd"/>
      <w:r>
        <w:t xml:space="preserve"> III, in preparation. Deriving an Inter-sensor Consistent Calibration for the AVHRR Solar Reflectance Data Record for the 1</w:t>
      </w:r>
      <w:proofErr w:type="gramStart"/>
      <w:r>
        <w:t>.6 micron</w:t>
      </w:r>
      <w:proofErr w:type="gramEnd"/>
      <w:r>
        <w:t xml:space="preserve"> channel.</w:t>
      </w:r>
    </w:p>
    <w:p w14:paraId="2359F168" w14:textId="77777777" w:rsidR="00EA05E5" w:rsidRDefault="00EA05E5" w:rsidP="00EA05E5">
      <w:proofErr w:type="spellStart"/>
      <w:r>
        <w:t>Molling</w:t>
      </w:r>
      <w:proofErr w:type="spellEnd"/>
      <w:r>
        <w:t xml:space="preserve">, C.C., A.K. </w:t>
      </w:r>
      <w:proofErr w:type="spellStart"/>
      <w:r>
        <w:t>Heidinger</w:t>
      </w:r>
      <w:proofErr w:type="spellEnd"/>
      <w:r>
        <w:t xml:space="preserve">, W.C. </w:t>
      </w:r>
      <w:proofErr w:type="spellStart"/>
      <w:r>
        <w:t>Straka</w:t>
      </w:r>
      <w:proofErr w:type="spellEnd"/>
      <w:r>
        <w:t xml:space="preserve"> III, and X. Wu, 2010.  Calibrations for AVHRR channels 1 and 2: review and path towards consensus.  </w:t>
      </w:r>
      <w:proofErr w:type="gramStart"/>
      <w:r>
        <w:t>International Journal of Remote Sensing, 31:6519 - 6540.</w:t>
      </w:r>
      <w:proofErr w:type="gramEnd"/>
    </w:p>
    <w:p w14:paraId="4C8EE431" w14:textId="77777777" w:rsidR="00EA05E5" w:rsidRDefault="00EA05E5" w:rsidP="00EA05E5">
      <w:proofErr w:type="spellStart"/>
      <w:r>
        <w:t>Pavolonis</w:t>
      </w:r>
      <w:proofErr w:type="spellEnd"/>
      <w:r>
        <w:t xml:space="preserve">, M.J. and A.K. </w:t>
      </w:r>
      <w:proofErr w:type="spellStart"/>
      <w:r>
        <w:t>Heidinger</w:t>
      </w:r>
      <w:proofErr w:type="spellEnd"/>
      <w:r>
        <w:t xml:space="preserve">, 2004.  Daytime </w:t>
      </w:r>
      <w:proofErr w:type="gramStart"/>
      <w:r>
        <w:t>cloud overlap</w:t>
      </w:r>
      <w:proofErr w:type="gramEnd"/>
      <w:r>
        <w:t xml:space="preserve"> detection from AVHRR and VIIRS.  Journal of Applied Meteorology, 43:762-778.</w:t>
      </w:r>
    </w:p>
    <w:p w14:paraId="20D51B99" w14:textId="77777777" w:rsidR="00EA05E5" w:rsidRDefault="00EA05E5" w:rsidP="00EA05E5">
      <w:proofErr w:type="spellStart"/>
      <w:proofErr w:type="gramStart"/>
      <w:r>
        <w:t>Pavolonis</w:t>
      </w:r>
      <w:proofErr w:type="spellEnd"/>
      <w:r>
        <w:t xml:space="preserve">, M.J., A.K. </w:t>
      </w:r>
      <w:proofErr w:type="spellStart"/>
      <w:r>
        <w:t>Heidinger</w:t>
      </w:r>
      <w:proofErr w:type="spellEnd"/>
      <w:r>
        <w:t xml:space="preserve">, and T. </w:t>
      </w:r>
      <w:proofErr w:type="spellStart"/>
      <w:r>
        <w:t>Uttal</w:t>
      </w:r>
      <w:proofErr w:type="spellEnd"/>
      <w:r>
        <w:t xml:space="preserve"> 2005.</w:t>
      </w:r>
      <w:proofErr w:type="gramEnd"/>
      <w:r>
        <w:t xml:space="preserve">  Daytime global cloud typing from AVHRR and VIIRS: algorithm description, validation, and comparisons.  Journal of Applied Meteorology, 44:804-826.</w:t>
      </w:r>
    </w:p>
    <w:p w14:paraId="2A90705C" w14:textId="77777777" w:rsidR="00EA05E5" w:rsidRDefault="00EA05E5" w:rsidP="00EA05E5">
      <w:r>
        <w:lastRenderedPageBreak/>
        <w:t xml:space="preserve">Walther, A., and A.K. </w:t>
      </w:r>
      <w:proofErr w:type="spellStart"/>
      <w:r>
        <w:t>Hedinger</w:t>
      </w:r>
      <w:proofErr w:type="spellEnd"/>
      <w:r>
        <w:t xml:space="preserve">, 2012. </w:t>
      </w:r>
      <w:proofErr w:type="gramStart"/>
      <w:r>
        <w:t>Implementation of the daytime cloud optical microphysical properties algorithm (DCOMP) in PATMOS-x.</w:t>
      </w:r>
      <w:proofErr w:type="gramEnd"/>
      <w:r>
        <w:t xml:space="preserve"> </w:t>
      </w:r>
      <w:proofErr w:type="gramStart"/>
      <w:r>
        <w:t>Journal of Applied Meteorology and Climatology, 51:1371 – 1390.</w:t>
      </w:r>
      <w:proofErr w:type="gramEnd"/>
    </w:p>
    <w:p w14:paraId="0233409C" w14:textId="77777777" w:rsidR="00EA05E5" w:rsidRDefault="00EA05E5" w:rsidP="00EA05E5"/>
    <w:p w14:paraId="03424338" w14:textId="77777777" w:rsidR="00EA05E5" w:rsidRDefault="00EA05E5" w:rsidP="00EA05E5">
      <w:r>
        <w:t>List of publications from PATMOS-x web site</w:t>
      </w:r>
    </w:p>
    <w:p w14:paraId="201964B5" w14:textId="77777777" w:rsidR="00EA05E5" w:rsidRDefault="00EA05E5" w:rsidP="00EA05E5">
      <w:r>
        <w:t>Calibration References</w:t>
      </w:r>
    </w:p>
    <w:p w14:paraId="0939486C" w14:textId="77777777" w:rsidR="00EA05E5" w:rsidRDefault="00EA05E5" w:rsidP="00EA05E5">
      <w:proofErr w:type="spellStart"/>
      <w:r>
        <w:t>Heidinger</w:t>
      </w:r>
      <w:proofErr w:type="spellEnd"/>
      <w:r>
        <w:t xml:space="preserve">, A.K., </w:t>
      </w:r>
      <w:proofErr w:type="spellStart"/>
      <w:r>
        <w:t>Straka</w:t>
      </w:r>
      <w:proofErr w:type="spellEnd"/>
      <w:r>
        <w:t xml:space="preserve"> III, W.C., </w:t>
      </w:r>
      <w:proofErr w:type="spellStart"/>
      <w:r>
        <w:t>Molling</w:t>
      </w:r>
      <w:proofErr w:type="spellEnd"/>
      <w:r>
        <w:t>, C.C., Sullivan, J.T. and Wu, X. 2010: Deriving an inter-sensor consistent calibration for the AVHRR solar reflectance data record. International Journal of Remote Sensing, in press</w:t>
      </w:r>
    </w:p>
    <w:p w14:paraId="759C0CCE" w14:textId="77777777" w:rsidR="00EA05E5" w:rsidRDefault="00EA05E5" w:rsidP="00EA05E5">
      <w:proofErr w:type="spellStart"/>
      <w:r>
        <w:t>Molling</w:t>
      </w:r>
      <w:proofErr w:type="spellEnd"/>
      <w:r>
        <w:t xml:space="preserve">, C.C., </w:t>
      </w:r>
      <w:proofErr w:type="spellStart"/>
      <w:r>
        <w:t>Heidinger</w:t>
      </w:r>
      <w:proofErr w:type="spellEnd"/>
      <w:r>
        <w:t xml:space="preserve">, A.K., </w:t>
      </w:r>
      <w:proofErr w:type="spellStart"/>
      <w:r>
        <w:t>Straka</w:t>
      </w:r>
      <w:proofErr w:type="spellEnd"/>
      <w:r>
        <w:t xml:space="preserve"> III, W.C. and Wu, X. 2010: Calibrations for AVHRR channels 1 and 2: review and path toward consensus. International Journal of Remote Sensing</w:t>
      </w:r>
      <w:proofErr w:type="gramStart"/>
      <w:r>
        <w:t>.,</w:t>
      </w:r>
      <w:proofErr w:type="gramEnd"/>
      <w:r>
        <w:t xml:space="preserve"> in press</w:t>
      </w:r>
    </w:p>
    <w:p w14:paraId="7EA4362A" w14:textId="77777777" w:rsidR="00EA05E5" w:rsidRDefault="00EA05E5" w:rsidP="00EA05E5">
      <w:proofErr w:type="spellStart"/>
      <w:r>
        <w:t>Heidinger</w:t>
      </w:r>
      <w:proofErr w:type="spellEnd"/>
      <w:r>
        <w:t xml:space="preserve">, A.K., Cao, C. and Sullivan, J.T. 2002: Using moderate resolution imaging spectrometer (MODIS) to calibrate advanced very </w:t>
      </w:r>
      <w:proofErr w:type="gramStart"/>
      <w:r>
        <w:t>high resolution</w:t>
      </w:r>
      <w:proofErr w:type="gramEnd"/>
      <w:r>
        <w:t xml:space="preserve"> radiometer reflectance channels. Journal of Geophysical Research 107, pp. 11.1-11.9.</w:t>
      </w:r>
    </w:p>
    <w:p w14:paraId="7CBEE8DB" w14:textId="77777777" w:rsidR="00EA05E5" w:rsidRDefault="00EA05E5" w:rsidP="00EA05E5">
      <w:proofErr w:type="spellStart"/>
      <w:r>
        <w:t>Heidinger</w:t>
      </w:r>
      <w:proofErr w:type="spellEnd"/>
      <w:r>
        <w:t xml:space="preserve">, A.K., Sullivan, J.T. and </w:t>
      </w:r>
      <w:proofErr w:type="spellStart"/>
      <w:r>
        <w:t>Rao</w:t>
      </w:r>
      <w:proofErr w:type="spellEnd"/>
      <w:r>
        <w:t>, C.R.N. 2003: Calibration of visible and near-infrared channels of the NOAA-12 AVHRR using time series of observations over deserts. International Journal of Remote Sensing 24, Issue 18, pp. 3635-3649.</w:t>
      </w:r>
    </w:p>
    <w:p w14:paraId="42F826A6" w14:textId="77777777" w:rsidR="00EA05E5" w:rsidRDefault="00EA05E5" w:rsidP="00EA05E5">
      <w:r>
        <w:t>Algorithm References</w:t>
      </w:r>
    </w:p>
    <w:p w14:paraId="44EF8958" w14:textId="77777777" w:rsidR="00EA05E5" w:rsidRDefault="00EA05E5" w:rsidP="00EA05E5">
      <w:proofErr w:type="spellStart"/>
      <w:proofErr w:type="gramStart"/>
      <w:r>
        <w:t>Pavolonis</w:t>
      </w:r>
      <w:proofErr w:type="spellEnd"/>
      <w:r>
        <w:t xml:space="preserve">, Michael J.; </w:t>
      </w:r>
      <w:proofErr w:type="spellStart"/>
      <w:r>
        <w:t>Heidinger</w:t>
      </w:r>
      <w:proofErr w:type="spellEnd"/>
      <w:r>
        <w:t xml:space="preserve">, Andrew K. and </w:t>
      </w:r>
      <w:proofErr w:type="spellStart"/>
      <w:r>
        <w:t>Uttal</w:t>
      </w:r>
      <w:proofErr w:type="spellEnd"/>
      <w:r>
        <w:t xml:space="preserve">, </w:t>
      </w:r>
      <w:proofErr w:type="spellStart"/>
      <w:r>
        <w:t>Taneil</w:t>
      </w:r>
      <w:proofErr w:type="spellEnd"/>
      <w:r>
        <w:t>.</w:t>
      </w:r>
      <w:proofErr w:type="gramEnd"/>
      <w:r>
        <w:t xml:space="preserve"> 2005: Daytime global cloud typing from AVHRR and VIIRS: Algorithm description, validation, and comparisons. </w:t>
      </w:r>
      <w:proofErr w:type="gramStart"/>
      <w:r>
        <w:t>Journal of Applied Meteorology, Volume 44, Issue 6, 2005, pp.804-826.</w:t>
      </w:r>
      <w:proofErr w:type="gramEnd"/>
    </w:p>
    <w:p w14:paraId="3474C30C" w14:textId="77777777" w:rsidR="00EA05E5" w:rsidRDefault="00EA05E5" w:rsidP="00EA05E5">
      <w:proofErr w:type="spellStart"/>
      <w:r>
        <w:t>Pavolonis</w:t>
      </w:r>
      <w:proofErr w:type="spellEnd"/>
      <w:r>
        <w:t xml:space="preserve">, Michael J. and </w:t>
      </w:r>
      <w:proofErr w:type="spellStart"/>
      <w:r>
        <w:t>Heidinger</w:t>
      </w:r>
      <w:proofErr w:type="spellEnd"/>
      <w:r>
        <w:t>, Andrew K</w:t>
      </w:r>
      <w:proofErr w:type="gramStart"/>
      <w:r>
        <w:t>..</w:t>
      </w:r>
      <w:proofErr w:type="gramEnd"/>
      <w:r>
        <w:t xml:space="preserve"> 2004: Daytime </w:t>
      </w:r>
      <w:proofErr w:type="gramStart"/>
      <w:r>
        <w:t>cloud overlap</w:t>
      </w:r>
      <w:proofErr w:type="gramEnd"/>
      <w:r>
        <w:t xml:space="preserve"> detection from AVHRR and VIIRS. </w:t>
      </w:r>
      <w:proofErr w:type="gramStart"/>
      <w:r>
        <w:t>Journal of Applied Meteorology, Volume 43, Issue 5, 2004, pp.762-778.</w:t>
      </w:r>
      <w:proofErr w:type="gramEnd"/>
    </w:p>
    <w:p w14:paraId="7E6B612C" w14:textId="77777777" w:rsidR="00EA05E5" w:rsidRDefault="00EA05E5" w:rsidP="00EA05E5">
      <w:proofErr w:type="spellStart"/>
      <w:r>
        <w:t>Heidinger</w:t>
      </w:r>
      <w:proofErr w:type="spellEnd"/>
      <w:r>
        <w:t xml:space="preserve">, A. K., and </w:t>
      </w:r>
      <w:proofErr w:type="spellStart"/>
      <w:r>
        <w:t>Pavolonis</w:t>
      </w:r>
      <w:proofErr w:type="spellEnd"/>
      <w:r>
        <w:t>, M. J.</w:t>
      </w:r>
      <w:proofErr w:type="gramStart"/>
      <w:r>
        <w:t>,2009</w:t>
      </w:r>
      <w:proofErr w:type="gramEnd"/>
      <w:r>
        <w:t xml:space="preserve">: Gazing at Cirrus </w:t>
      </w:r>
      <w:proofErr w:type="spellStart"/>
      <w:r>
        <w:t>Cloudsfor</w:t>
      </w:r>
      <w:proofErr w:type="spellEnd"/>
      <w:r>
        <w:t xml:space="preserve"> 25 Years through a Split-Window. Part I: Methodology in press, JAMC</w:t>
      </w:r>
    </w:p>
    <w:p w14:paraId="787BCF90" w14:textId="77777777" w:rsidR="00EA05E5" w:rsidRDefault="00EA05E5" w:rsidP="00EA05E5">
      <w:r>
        <w:t xml:space="preserve">Evan, A. T., A. K. </w:t>
      </w:r>
      <w:proofErr w:type="spellStart"/>
      <w:r>
        <w:t>Heidinger</w:t>
      </w:r>
      <w:proofErr w:type="spellEnd"/>
      <w:r>
        <w:t xml:space="preserve">, and M. J. </w:t>
      </w:r>
      <w:proofErr w:type="spellStart"/>
      <w:r>
        <w:t>Pavolonis</w:t>
      </w:r>
      <w:proofErr w:type="spellEnd"/>
      <w:r>
        <w:t xml:space="preserve">, 2006: Development of a new over-water advanced very </w:t>
      </w:r>
      <w:proofErr w:type="gramStart"/>
      <w:r>
        <w:t>high resolution</w:t>
      </w:r>
      <w:proofErr w:type="gramEnd"/>
      <w:r>
        <w:t xml:space="preserve"> radiometer dust detection algorithm Int. J. Remote Sens., 27(18), pp. 3903-3924</w:t>
      </w:r>
    </w:p>
    <w:p w14:paraId="40D6CDCF" w14:textId="77777777" w:rsidR="00EA05E5" w:rsidRDefault="00EA05E5" w:rsidP="00EA05E5">
      <w:r>
        <w:t>Applications of PATMOS-x</w:t>
      </w:r>
    </w:p>
    <w:p w14:paraId="0BA259D7" w14:textId="77777777" w:rsidR="00EA05E5" w:rsidRDefault="00EA05E5" w:rsidP="00EA05E5">
      <w:r>
        <w:t xml:space="preserve">Foster, M. J., R. </w:t>
      </w:r>
      <w:proofErr w:type="spellStart"/>
      <w:r>
        <w:t>Bennartz</w:t>
      </w:r>
      <w:proofErr w:type="spellEnd"/>
      <w:r>
        <w:t xml:space="preserve">, and A. K. </w:t>
      </w:r>
      <w:proofErr w:type="spellStart"/>
      <w:r>
        <w:t>Heidinger</w:t>
      </w:r>
      <w:proofErr w:type="spellEnd"/>
      <w:r>
        <w:t xml:space="preserve"> 2010: Estimation of Liquid Cloud Properties that Conserve Total-scene Reflectance Using Satellite Measurements, JAMC, in press.</w:t>
      </w:r>
    </w:p>
    <w:p w14:paraId="6E5D4633" w14:textId="77777777" w:rsidR="00EA05E5" w:rsidRDefault="00EA05E5" w:rsidP="00EA05E5">
      <w:r>
        <w:t>Zhao, Tom X</w:t>
      </w:r>
      <w:proofErr w:type="gramStart"/>
      <w:r>
        <w:t>.-</w:t>
      </w:r>
      <w:proofErr w:type="gramEnd"/>
      <w:r>
        <w:t xml:space="preserve">P.; Laszlo, </w:t>
      </w:r>
      <w:proofErr w:type="spellStart"/>
      <w:r>
        <w:t>Istvan</w:t>
      </w:r>
      <w:proofErr w:type="spellEnd"/>
      <w:r>
        <w:t xml:space="preserve">; </w:t>
      </w:r>
      <w:proofErr w:type="spellStart"/>
      <w:r>
        <w:t>Guo</w:t>
      </w:r>
      <w:proofErr w:type="spellEnd"/>
      <w:r>
        <w:t xml:space="preserve">, Wei; </w:t>
      </w:r>
      <w:proofErr w:type="spellStart"/>
      <w:r>
        <w:t>Heidinger</w:t>
      </w:r>
      <w:proofErr w:type="spellEnd"/>
      <w:r>
        <w:t xml:space="preserve">, Andrew; Cao, </w:t>
      </w:r>
      <w:proofErr w:type="spellStart"/>
      <w:r>
        <w:t>Changyong</w:t>
      </w:r>
      <w:proofErr w:type="spellEnd"/>
      <w:r>
        <w:t xml:space="preserve">; </w:t>
      </w:r>
      <w:proofErr w:type="spellStart"/>
      <w:r>
        <w:t>Jelenak</w:t>
      </w:r>
      <w:proofErr w:type="spellEnd"/>
      <w:r>
        <w:t xml:space="preserve">, </w:t>
      </w:r>
      <w:proofErr w:type="spellStart"/>
      <w:r>
        <w:t>Aleksander</w:t>
      </w:r>
      <w:proofErr w:type="spellEnd"/>
      <w:r>
        <w:t xml:space="preserve">; </w:t>
      </w:r>
      <w:proofErr w:type="spellStart"/>
      <w:r>
        <w:t>Tarpley</w:t>
      </w:r>
      <w:proofErr w:type="spellEnd"/>
      <w:r>
        <w:t>, Dan and Sullivan, Jerry. 2008: Study of long-term trend in aerosol optical thickness observed from operational AVHRR satellite instrument. Journal of Geophysical Research, Volume 113 Doi</w:t>
      </w:r>
      <w:proofErr w:type="gramStart"/>
      <w:r>
        <w:t>:10.1029</w:t>
      </w:r>
      <w:proofErr w:type="gramEnd"/>
      <w:r>
        <w:t>/2007JD009061</w:t>
      </w:r>
    </w:p>
    <w:p w14:paraId="0B5AFC1B" w14:textId="77777777" w:rsidR="00EA05E5" w:rsidRDefault="00EA05E5" w:rsidP="00EA05E5">
      <w:r>
        <w:t xml:space="preserve">Evan, A. T., A. K. </w:t>
      </w:r>
      <w:proofErr w:type="spellStart"/>
      <w:r>
        <w:t>Heidinger</w:t>
      </w:r>
      <w:proofErr w:type="spellEnd"/>
      <w:r>
        <w:t xml:space="preserve">, and Y. Liu, 2008: Cloudiness, State of the Climate in 2007, Horvitz, A., </w:t>
      </w:r>
      <w:proofErr w:type="spellStart"/>
      <w:r>
        <w:t>ed</w:t>
      </w:r>
      <w:proofErr w:type="spellEnd"/>
      <w:r>
        <w:t>.</w:t>
      </w:r>
      <w:proofErr w:type="gramStart"/>
      <w:r>
        <w:t>,Bull</w:t>
      </w:r>
      <w:proofErr w:type="gramEnd"/>
      <w:r>
        <w:t xml:space="preserve">. Am. </w:t>
      </w:r>
      <w:proofErr w:type="spellStart"/>
      <w:r>
        <w:t>Meteorol</w:t>
      </w:r>
      <w:proofErr w:type="spellEnd"/>
      <w:r>
        <w:t xml:space="preserve">. </w:t>
      </w:r>
      <w:proofErr w:type="gramStart"/>
      <w:r>
        <w:t>Soc., 89 (7), pp. S23-S26.</w:t>
      </w:r>
      <w:proofErr w:type="gramEnd"/>
    </w:p>
    <w:p w14:paraId="3C8648BD" w14:textId="77777777" w:rsidR="00EA05E5" w:rsidRDefault="00EA05E5" w:rsidP="00EA05E5">
      <w:r>
        <w:t xml:space="preserve">Evan, A. T. 2008: Aerosols, State of the Climate in 2007, Horvitz, A., ed., Bull. Am. </w:t>
      </w:r>
      <w:proofErr w:type="spellStart"/>
      <w:r>
        <w:t>Meteorol</w:t>
      </w:r>
      <w:proofErr w:type="spellEnd"/>
      <w:r>
        <w:t xml:space="preserve">. </w:t>
      </w:r>
      <w:proofErr w:type="gramStart"/>
      <w:r>
        <w:t>Soc., 89 (7), pp. S31-S32.</w:t>
      </w:r>
      <w:proofErr w:type="gramEnd"/>
    </w:p>
    <w:p w14:paraId="06A14598" w14:textId="77777777" w:rsidR="00EA05E5" w:rsidRDefault="00EA05E5" w:rsidP="00EA05E5">
      <w:r>
        <w:t xml:space="preserve">Evan, A. T., R. </w:t>
      </w:r>
      <w:proofErr w:type="spellStart"/>
      <w:r>
        <w:t>Bennartz</w:t>
      </w:r>
      <w:proofErr w:type="spellEnd"/>
      <w:r>
        <w:t xml:space="preserve">, V. Bennington, H. </w:t>
      </w:r>
      <w:proofErr w:type="spellStart"/>
      <w:r>
        <w:t>Corrada</w:t>
      </w:r>
      <w:proofErr w:type="spellEnd"/>
      <w:r>
        <w:t xml:space="preserve">-Bravo, A. K. </w:t>
      </w:r>
      <w:proofErr w:type="spellStart"/>
      <w:r>
        <w:t>Heidinger</w:t>
      </w:r>
      <w:proofErr w:type="spellEnd"/>
      <w:r>
        <w:t xml:space="preserve">, N. M. </w:t>
      </w:r>
      <w:proofErr w:type="spellStart"/>
      <w:r>
        <w:t>Mahowald</w:t>
      </w:r>
      <w:proofErr w:type="spellEnd"/>
      <w:r>
        <w:t xml:space="preserve">, C. S. </w:t>
      </w:r>
      <w:proofErr w:type="spellStart"/>
      <w:r>
        <w:t>Velden</w:t>
      </w:r>
      <w:proofErr w:type="spellEnd"/>
      <w:r>
        <w:t xml:space="preserve">, G. </w:t>
      </w:r>
      <w:proofErr w:type="spellStart"/>
      <w:r>
        <w:t>Myhre</w:t>
      </w:r>
      <w:proofErr w:type="spellEnd"/>
      <w:r>
        <w:t xml:space="preserve"> &amp; J. P. </w:t>
      </w:r>
      <w:proofErr w:type="spellStart"/>
      <w:r>
        <w:t>Kossin</w:t>
      </w:r>
      <w:proofErr w:type="spellEnd"/>
      <w:r>
        <w:t xml:space="preserve"> 2007: Ocean temperature forcing by </w:t>
      </w:r>
      <w:r>
        <w:lastRenderedPageBreak/>
        <w:t xml:space="preserve">aerosols across the Atlantic tropical cyclone development region. </w:t>
      </w:r>
      <w:proofErr w:type="spellStart"/>
      <w:r>
        <w:t>Geochem</w:t>
      </w:r>
      <w:proofErr w:type="spellEnd"/>
      <w:r>
        <w:t xml:space="preserve">. </w:t>
      </w:r>
      <w:proofErr w:type="spellStart"/>
      <w:r>
        <w:t>Geophys</w:t>
      </w:r>
      <w:proofErr w:type="spellEnd"/>
      <w:r>
        <w:t xml:space="preserve">. </w:t>
      </w:r>
      <w:proofErr w:type="spellStart"/>
      <w:r>
        <w:t>Geosyst</w:t>
      </w:r>
      <w:proofErr w:type="spellEnd"/>
      <w:proofErr w:type="gramStart"/>
      <w:r>
        <w:t>.,</w:t>
      </w:r>
      <w:proofErr w:type="gramEnd"/>
      <w:r>
        <w:t xml:space="preserve"> 9, Q05V04, doi:10.1029/2007GC001790, in press.</w:t>
      </w:r>
    </w:p>
    <w:p w14:paraId="73F77DE8" w14:textId="77777777" w:rsidR="00EA05E5" w:rsidRDefault="00EA05E5" w:rsidP="00EA05E5">
      <w:r>
        <w:t xml:space="preserve">Evan, A. T., </w:t>
      </w:r>
      <w:proofErr w:type="gramStart"/>
      <w:r>
        <w:t>N</w:t>
      </w:r>
      <w:proofErr w:type="gramEnd"/>
      <w:r>
        <w:t xml:space="preserve">. </w:t>
      </w:r>
      <w:proofErr w:type="spellStart"/>
      <w:r>
        <w:t>Mahowald</w:t>
      </w:r>
      <w:proofErr w:type="spellEnd"/>
      <w:r>
        <w:t xml:space="preserve"> &amp; L. Remer, 2007: Aerosols, State of the Climate in 2006, Horvitz, A., ed., Bull. Am. </w:t>
      </w:r>
      <w:proofErr w:type="spellStart"/>
      <w:r>
        <w:t>Meteorol</w:t>
      </w:r>
      <w:proofErr w:type="spellEnd"/>
      <w:r>
        <w:t xml:space="preserve">. </w:t>
      </w:r>
      <w:proofErr w:type="gramStart"/>
      <w:r>
        <w:t>Soc., 88 (6) pp. S23-S25.</w:t>
      </w:r>
      <w:proofErr w:type="gramEnd"/>
    </w:p>
    <w:p w14:paraId="78A61521" w14:textId="77777777" w:rsidR="00EA05E5" w:rsidRDefault="00EA05E5" w:rsidP="00EA05E5">
      <w:proofErr w:type="spellStart"/>
      <w:r>
        <w:t>Heidinger</w:t>
      </w:r>
      <w:proofErr w:type="spellEnd"/>
      <w:r>
        <w:t xml:space="preserve">, A. K., A. T. Evan &amp; B. Baum, 2007: Cloudiness, State of the Climate in 2006, </w:t>
      </w:r>
      <w:proofErr w:type="spellStart"/>
      <w:r>
        <w:t>Horivtz</w:t>
      </w:r>
      <w:proofErr w:type="spellEnd"/>
      <w:r>
        <w:t xml:space="preserve">, A., </w:t>
      </w:r>
      <w:proofErr w:type="spellStart"/>
      <w:r>
        <w:t>ed</w:t>
      </w:r>
      <w:proofErr w:type="spellEnd"/>
      <w:r>
        <w:t>.</w:t>
      </w:r>
      <w:proofErr w:type="gramStart"/>
      <w:r>
        <w:t>,Bull</w:t>
      </w:r>
      <w:proofErr w:type="gramEnd"/>
      <w:r>
        <w:t xml:space="preserve">. Am. </w:t>
      </w:r>
      <w:proofErr w:type="spellStart"/>
      <w:r>
        <w:t>Meteorol</w:t>
      </w:r>
      <w:proofErr w:type="spellEnd"/>
      <w:r>
        <w:t>. Soc., 88 (6)</w:t>
      </w:r>
      <w:proofErr w:type="gramStart"/>
      <w:r>
        <w:t>,pp</w:t>
      </w:r>
      <w:proofErr w:type="gramEnd"/>
      <w:r>
        <w:t>. S17-S18.</w:t>
      </w:r>
    </w:p>
    <w:p w14:paraId="168589E7" w14:textId="77777777" w:rsidR="00EA05E5" w:rsidRDefault="00EA05E5" w:rsidP="00EA05E5">
      <w:r>
        <w:t>Evan, A. T. 2007: Comment on "How Nature Foiled the 2006 Hurricane Forecasts." EOS Trans., 88(26), pp. 271. [PDF] The original, longer document [PDF]</w:t>
      </w:r>
    </w:p>
    <w:p w14:paraId="1C082096" w14:textId="77777777" w:rsidR="00EA05E5" w:rsidRDefault="00EA05E5" w:rsidP="00EA05E5">
      <w:r>
        <w:t xml:space="preserve">Evan, A. T., J. </w:t>
      </w:r>
      <w:proofErr w:type="spellStart"/>
      <w:r>
        <w:t>Dunion</w:t>
      </w:r>
      <w:proofErr w:type="spellEnd"/>
      <w:r>
        <w:t xml:space="preserve">, J. Foley, </w:t>
      </w:r>
      <w:proofErr w:type="gramStart"/>
      <w:r>
        <w:t>A</w:t>
      </w:r>
      <w:proofErr w:type="gramEnd"/>
      <w:r>
        <w:t xml:space="preserve">. </w:t>
      </w:r>
      <w:proofErr w:type="spellStart"/>
      <w:r>
        <w:t>Heidinger</w:t>
      </w:r>
      <w:proofErr w:type="spellEnd"/>
      <w:r>
        <w:t xml:space="preserve"> &amp; C. </w:t>
      </w:r>
      <w:proofErr w:type="spellStart"/>
      <w:r>
        <w:t>Velden</w:t>
      </w:r>
      <w:proofErr w:type="spellEnd"/>
      <w:r>
        <w:t xml:space="preserve"> 2006: New evidence for a relationship between Atlantic tropical cyclone activity and African dust outbreaks. </w:t>
      </w:r>
      <w:proofErr w:type="spellStart"/>
      <w:r>
        <w:t>Geophys</w:t>
      </w:r>
      <w:proofErr w:type="spellEnd"/>
      <w:r>
        <w:t xml:space="preserve">. Res. </w:t>
      </w:r>
      <w:proofErr w:type="spellStart"/>
      <w:r>
        <w:t>Lett</w:t>
      </w:r>
      <w:proofErr w:type="spellEnd"/>
      <w:proofErr w:type="gramStart"/>
      <w:r>
        <w:t>.,</w:t>
      </w:r>
      <w:proofErr w:type="gramEnd"/>
      <w:r>
        <w:t xml:space="preserve"> 33, L19813, doi:10.1029/2006GL026408.</w:t>
      </w:r>
    </w:p>
    <w:p w14:paraId="7ED6E0C5" w14:textId="77777777" w:rsidR="00EA05E5" w:rsidRDefault="00EA05E5" w:rsidP="00EA05E5">
      <w:r>
        <w:t xml:space="preserve">Evan, A. T., A. K. </w:t>
      </w:r>
      <w:proofErr w:type="spellStart"/>
      <w:r>
        <w:t>Heidinger</w:t>
      </w:r>
      <w:proofErr w:type="spellEnd"/>
      <w:r>
        <w:t xml:space="preserve">, and P. </w:t>
      </w:r>
      <w:proofErr w:type="spellStart"/>
      <w:r>
        <w:t>Knippertz</w:t>
      </w:r>
      <w:proofErr w:type="spellEnd"/>
      <w:r>
        <w:t xml:space="preserve"> 2006: Analysis of winter dust activity off the coast of West Africa using a new 24-year over-water advanced very high resolution radiometer satellite dust climatology, J. </w:t>
      </w:r>
      <w:proofErr w:type="spellStart"/>
      <w:r>
        <w:t>Geophys</w:t>
      </w:r>
      <w:proofErr w:type="spellEnd"/>
      <w:r>
        <w:t>. Res., 111, D12210, doi</w:t>
      </w:r>
      <w:proofErr w:type="gramStart"/>
      <w:r>
        <w:t>:10.1029</w:t>
      </w:r>
      <w:proofErr w:type="gramEnd"/>
      <w:r>
        <w:t>/2005JD006336.</w:t>
      </w:r>
    </w:p>
    <w:p w14:paraId="1479F44F" w14:textId="77777777" w:rsidR="00EA05E5" w:rsidRDefault="00EA05E5" w:rsidP="00EA05E5">
      <w:proofErr w:type="spellStart"/>
      <w:r>
        <w:t>Heidinger</w:t>
      </w:r>
      <w:proofErr w:type="spellEnd"/>
      <w:r>
        <w:t xml:space="preserve">, Andrew K. and </w:t>
      </w:r>
      <w:proofErr w:type="spellStart"/>
      <w:r>
        <w:t>Pavolonis</w:t>
      </w:r>
      <w:proofErr w:type="spellEnd"/>
      <w:r>
        <w:t>, Michael J</w:t>
      </w:r>
      <w:proofErr w:type="gramStart"/>
      <w:r>
        <w:t>..</w:t>
      </w:r>
      <w:proofErr w:type="gramEnd"/>
      <w:r>
        <w:t xml:space="preserve"> 2005: Global daytime distribution of overlapping cirrus cloud from NOAA's Advanced Very High Resolution Radiometer. Journal of Climate, Volume 18, Issue 22, pp.4772-4784.</w:t>
      </w:r>
    </w:p>
    <w:p w14:paraId="259E2F3A" w14:textId="77777777" w:rsidR="00EA05E5" w:rsidRDefault="00EA05E5" w:rsidP="00EA05E5">
      <w:proofErr w:type="spellStart"/>
      <w:proofErr w:type="gramStart"/>
      <w:r>
        <w:t>Heidinger</w:t>
      </w:r>
      <w:proofErr w:type="spellEnd"/>
      <w:r>
        <w:t xml:space="preserve">, Andrew K.; Frey, Richard and </w:t>
      </w:r>
      <w:proofErr w:type="spellStart"/>
      <w:r>
        <w:t>Pavolonis</w:t>
      </w:r>
      <w:proofErr w:type="spellEnd"/>
      <w:r>
        <w:t>, Michael.</w:t>
      </w:r>
      <w:proofErr w:type="gramEnd"/>
      <w:r>
        <w:t xml:space="preserve"> 2004: Relative merits of the 1.6 and 3.75 micron channels of the AVHRR/3 for cloud detection. Canadian Journal of Remote Sensing, Volume 30, Issue 2, pp.182-194.</w:t>
      </w:r>
    </w:p>
    <w:p w14:paraId="40868436" w14:textId="77777777" w:rsidR="00EA05E5" w:rsidRPr="002D34F8" w:rsidRDefault="00EA05E5">
      <w:pPr>
        <w:rPr>
          <w:color w:val="FF0000"/>
        </w:rPr>
      </w:pPr>
    </w:p>
    <w:p w14:paraId="038AD1AE" w14:textId="77777777" w:rsidR="005A4259" w:rsidRDefault="005A4259"/>
    <w:p w14:paraId="7F9AAD50" w14:textId="77777777" w:rsidR="005A4259" w:rsidRDefault="005A4259"/>
    <w:p w14:paraId="6BF7E39A" w14:textId="77777777" w:rsidR="005A4259" w:rsidRDefault="005A4259"/>
    <w:p w14:paraId="1FE3696F" w14:textId="77777777" w:rsidR="005A4259" w:rsidRDefault="005A4259"/>
    <w:p w14:paraId="72507CBF" w14:textId="77777777" w:rsidR="005A4259" w:rsidRDefault="005A4259"/>
    <w:p w14:paraId="14CE98C9" w14:textId="77777777" w:rsidR="005A4259" w:rsidRDefault="005A4259"/>
    <w:p w14:paraId="54C811FD" w14:textId="77777777" w:rsidR="005A4259" w:rsidRDefault="005A4259"/>
    <w:p w14:paraId="1A66EEE1" w14:textId="77777777" w:rsidR="005A4259" w:rsidRDefault="005A4259"/>
    <w:p w14:paraId="79E6EAA7" w14:textId="77777777" w:rsidR="005A4259" w:rsidRDefault="005A4259"/>
    <w:p w14:paraId="2AC4FC5C" w14:textId="77777777" w:rsidR="005A4259" w:rsidRDefault="005A4259"/>
    <w:p w14:paraId="62121A47" w14:textId="77777777" w:rsidR="005A4259" w:rsidRDefault="005A4259"/>
    <w:p w14:paraId="6B871338" w14:textId="77777777" w:rsidR="005A4259" w:rsidRDefault="005A4259"/>
    <w:p w14:paraId="37F94E18" w14:textId="77777777" w:rsidR="005A4259" w:rsidRDefault="005A4259"/>
    <w:p w14:paraId="7235C735" w14:textId="77777777" w:rsidR="005A4259" w:rsidRDefault="005A4259"/>
    <w:p w14:paraId="142829F4" w14:textId="77777777" w:rsidR="005A4259" w:rsidRDefault="005A4259"/>
    <w:p w14:paraId="63DE261E" w14:textId="77777777" w:rsidR="006B2C5F" w:rsidRPr="00F277BD" w:rsidRDefault="006B2C5F" w:rsidP="00372D68"/>
    <w:sectPr w:rsidR="006B2C5F" w:rsidRPr="00F277BD" w:rsidSect="005B26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D2C43" w14:textId="77777777" w:rsidR="008E7732" w:rsidRDefault="008E7732" w:rsidP="005F1077">
      <w:r>
        <w:separator/>
      </w:r>
    </w:p>
  </w:endnote>
  <w:endnote w:type="continuationSeparator" w:id="0">
    <w:p w14:paraId="31EE5061" w14:textId="77777777" w:rsidR="008E7732" w:rsidRDefault="008E7732" w:rsidP="005F10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13D2CD" w14:textId="77777777" w:rsidR="008E7732" w:rsidRDefault="008E7732" w:rsidP="005F1077">
      <w:r>
        <w:separator/>
      </w:r>
    </w:p>
  </w:footnote>
  <w:footnote w:type="continuationSeparator" w:id="0">
    <w:p w14:paraId="017DA2E3" w14:textId="77777777" w:rsidR="008E7732" w:rsidRDefault="008E7732" w:rsidP="005F10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994EB4"/>
    <w:multiLevelType w:val="hybridMultilevel"/>
    <w:tmpl w:val="DCD6B078"/>
    <w:lvl w:ilvl="0" w:tplc="4FC6E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19F6380"/>
    <w:multiLevelType w:val="hybridMultilevel"/>
    <w:tmpl w:val="D1F66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87643"/>
    <w:multiLevelType w:val="hybridMultilevel"/>
    <w:tmpl w:val="6F20A75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Aria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66977B06"/>
    <w:multiLevelType w:val="hybridMultilevel"/>
    <w:tmpl w:val="EB42C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817991"/>
    <w:multiLevelType w:val="multilevel"/>
    <w:tmpl w:val="F31A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F0C34F4"/>
    <w:multiLevelType w:val="hybridMultilevel"/>
    <w:tmpl w:val="07E65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C5F"/>
    <w:rsid w:val="00000760"/>
    <w:rsid w:val="00010946"/>
    <w:rsid w:val="00014CAF"/>
    <w:rsid w:val="00032E37"/>
    <w:rsid w:val="00042AE6"/>
    <w:rsid w:val="000527C9"/>
    <w:rsid w:val="000529B0"/>
    <w:rsid w:val="00090958"/>
    <w:rsid w:val="00094517"/>
    <w:rsid w:val="000A12F4"/>
    <w:rsid w:val="000B776C"/>
    <w:rsid w:val="000D5E27"/>
    <w:rsid w:val="001337E9"/>
    <w:rsid w:val="0015408F"/>
    <w:rsid w:val="00166617"/>
    <w:rsid w:val="001776F1"/>
    <w:rsid w:val="0018033E"/>
    <w:rsid w:val="00196FCD"/>
    <w:rsid w:val="001A128A"/>
    <w:rsid w:val="001A759D"/>
    <w:rsid w:val="001B5000"/>
    <w:rsid w:val="001B7B28"/>
    <w:rsid w:val="001C3180"/>
    <w:rsid w:val="002007FA"/>
    <w:rsid w:val="002161E9"/>
    <w:rsid w:val="00244D21"/>
    <w:rsid w:val="00253520"/>
    <w:rsid w:val="00282F66"/>
    <w:rsid w:val="002B1043"/>
    <w:rsid w:val="002B6370"/>
    <w:rsid w:val="002C3EE8"/>
    <w:rsid w:val="002D34F8"/>
    <w:rsid w:val="002E07D2"/>
    <w:rsid w:val="00304368"/>
    <w:rsid w:val="003067C0"/>
    <w:rsid w:val="00314420"/>
    <w:rsid w:val="0032163B"/>
    <w:rsid w:val="00331F02"/>
    <w:rsid w:val="0035671E"/>
    <w:rsid w:val="0036592B"/>
    <w:rsid w:val="00365FEC"/>
    <w:rsid w:val="00372D68"/>
    <w:rsid w:val="00375AB8"/>
    <w:rsid w:val="003A2C18"/>
    <w:rsid w:val="003B4063"/>
    <w:rsid w:val="003B7532"/>
    <w:rsid w:val="003B7CD5"/>
    <w:rsid w:val="003C519A"/>
    <w:rsid w:val="003E13EC"/>
    <w:rsid w:val="004006C1"/>
    <w:rsid w:val="004058A7"/>
    <w:rsid w:val="00431D73"/>
    <w:rsid w:val="00432703"/>
    <w:rsid w:val="00490D71"/>
    <w:rsid w:val="00492383"/>
    <w:rsid w:val="00493BA6"/>
    <w:rsid w:val="00496860"/>
    <w:rsid w:val="004B57FB"/>
    <w:rsid w:val="004B6660"/>
    <w:rsid w:val="004C113A"/>
    <w:rsid w:val="004E48B2"/>
    <w:rsid w:val="004E7FE2"/>
    <w:rsid w:val="004F1645"/>
    <w:rsid w:val="0050112D"/>
    <w:rsid w:val="00506F10"/>
    <w:rsid w:val="00521E58"/>
    <w:rsid w:val="00530F49"/>
    <w:rsid w:val="00537900"/>
    <w:rsid w:val="005403EF"/>
    <w:rsid w:val="005414AB"/>
    <w:rsid w:val="00553AC8"/>
    <w:rsid w:val="005543D6"/>
    <w:rsid w:val="00576232"/>
    <w:rsid w:val="005910FD"/>
    <w:rsid w:val="00594116"/>
    <w:rsid w:val="00595AA1"/>
    <w:rsid w:val="00597179"/>
    <w:rsid w:val="005A4236"/>
    <w:rsid w:val="005A4259"/>
    <w:rsid w:val="005B2635"/>
    <w:rsid w:val="005B6621"/>
    <w:rsid w:val="005C0F58"/>
    <w:rsid w:val="005C583E"/>
    <w:rsid w:val="005C6DBA"/>
    <w:rsid w:val="005D10F7"/>
    <w:rsid w:val="005E1FB7"/>
    <w:rsid w:val="005F1077"/>
    <w:rsid w:val="005F2D2E"/>
    <w:rsid w:val="00604C14"/>
    <w:rsid w:val="00607D91"/>
    <w:rsid w:val="00614C8B"/>
    <w:rsid w:val="0061557A"/>
    <w:rsid w:val="00621C45"/>
    <w:rsid w:val="00627348"/>
    <w:rsid w:val="0063054A"/>
    <w:rsid w:val="00646F5B"/>
    <w:rsid w:val="0065576D"/>
    <w:rsid w:val="00673013"/>
    <w:rsid w:val="00673D18"/>
    <w:rsid w:val="0067422A"/>
    <w:rsid w:val="00684222"/>
    <w:rsid w:val="00692F38"/>
    <w:rsid w:val="006B102C"/>
    <w:rsid w:val="006B2C5F"/>
    <w:rsid w:val="006C016B"/>
    <w:rsid w:val="006C7AAC"/>
    <w:rsid w:val="00720E3D"/>
    <w:rsid w:val="00755F94"/>
    <w:rsid w:val="00767373"/>
    <w:rsid w:val="007772E0"/>
    <w:rsid w:val="007777F5"/>
    <w:rsid w:val="00794278"/>
    <w:rsid w:val="007D7256"/>
    <w:rsid w:val="007E4C6B"/>
    <w:rsid w:val="007E6860"/>
    <w:rsid w:val="00823B96"/>
    <w:rsid w:val="008260C5"/>
    <w:rsid w:val="00843B65"/>
    <w:rsid w:val="00865B67"/>
    <w:rsid w:val="00874A2F"/>
    <w:rsid w:val="00882F25"/>
    <w:rsid w:val="00883F4D"/>
    <w:rsid w:val="00886A89"/>
    <w:rsid w:val="008A2E5C"/>
    <w:rsid w:val="008B583A"/>
    <w:rsid w:val="008C240E"/>
    <w:rsid w:val="008C5043"/>
    <w:rsid w:val="008C5A6A"/>
    <w:rsid w:val="008E7732"/>
    <w:rsid w:val="008F298D"/>
    <w:rsid w:val="008F42EC"/>
    <w:rsid w:val="009109BC"/>
    <w:rsid w:val="00910FBE"/>
    <w:rsid w:val="009120E2"/>
    <w:rsid w:val="0091380B"/>
    <w:rsid w:val="009203CA"/>
    <w:rsid w:val="009324FA"/>
    <w:rsid w:val="009404F1"/>
    <w:rsid w:val="0094235E"/>
    <w:rsid w:val="0095118F"/>
    <w:rsid w:val="00954BE9"/>
    <w:rsid w:val="00957ADA"/>
    <w:rsid w:val="00974181"/>
    <w:rsid w:val="00983F8A"/>
    <w:rsid w:val="009A628F"/>
    <w:rsid w:val="009B386E"/>
    <w:rsid w:val="009D7ADA"/>
    <w:rsid w:val="009E5452"/>
    <w:rsid w:val="009F2B57"/>
    <w:rsid w:val="00A401FB"/>
    <w:rsid w:val="00A46B4D"/>
    <w:rsid w:val="00A47FC4"/>
    <w:rsid w:val="00A651AC"/>
    <w:rsid w:val="00A72F23"/>
    <w:rsid w:val="00A83848"/>
    <w:rsid w:val="00A9293F"/>
    <w:rsid w:val="00A93591"/>
    <w:rsid w:val="00AB6AC3"/>
    <w:rsid w:val="00AC0C45"/>
    <w:rsid w:val="00AD442F"/>
    <w:rsid w:val="00AD5A79"/>
    <w:rsid w:val="00AF3622"/>
    <w:rsid w:val="00B951C1"/>
    <w:rsid w:val="00BA0745"/>
    <w:rsid w:val="00BB3B0D"/>
    <w:rsid w:val="00BB53A4"/>
    <w:rsid w:val="00BD1918"/>
    <w:rsid w:val="00BE5DC0"/>
    <w:rsid w:val="00C00AAB"/>
    <w:rsid w:val="00C15E11"/>
    <w:rsid w:val="00C174D5"/>
    <w:rsid w:val="00C24EA1"/>
    <w:rsid w:val="00C43C3A"/>
    <w:rsid w:val="00C459B5"/>
    <w:rsid w:val="00C6446F"/>
    <w:rsid w:val="00C71758"/>
    <w:rsid w:val="00C838FC"/>
    <w:rsid w:val="00C95083"/>
    <w:rsid w:val="00C95792"/>
    <w:rsid w:val="00CB633E"/>
    <w:rsid w:val="00CC199D"/>
    <w:rsid w:val="00CD3F31"/>
    <w:rsid w:val="00CD7E46"/>
    <w:rsid w:val="00D030F1"/>
    <w:rsid w:val="00D214CB"/>
    <w:rsid w:val="00D222C4"/>
    <w:rsid w:val="00D27FFA"/>
    <w:rsid w:val="00D32BC0"/>
    <w:rsid w:val="00D439DD"/>
    <w:rsid w:val="00D7126F"/>
    <w:rsid w:val="00D76F4C"/>
    <w:rsid w:val="00D804D5"/>
    <w:rsid w:val="00D814D1"/>
    <w:rsid w:val="00DA4DBD"/>
    <w:rsid w:val="00DC4D20"/>
    <w:rsid w:val="00DD6B1E"/>
    <w:rsid w:val="00E033F4"/>
    <w:rsid w:val="00E40391"/>
    <w:rsid w:val="00E6619F"/>
    <w:rsid w:val="00E94080"/>
    <w:rsid w:val="00EA05E5"/>
    <w:rsid w:val="00EA0A95"/>
    <w:rsid w:val="00F05E9D"/>
    <w:rsid w:val="00F23B5A"/>
    <w:rsid w:val="00F277BD"/>
    <w:rsid w:val="00F7667A"/>
    <w:rsid w:val="00F966CF"/>
    <w:rsid w:val="00FF4281"/>
    <w:rsid w:val="00FF7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A905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281"/>
  </w:style>
  <w:style w:type="paragraph" w:styleId="Heading1">
    <w:name w:val="heading 1"/>
    <w:basedOn w:val="Normal"/>
    <w:next w:val="Normal"/>
    <w:link w:val="Heading1Char"/>
    <w:uiPriority w:val="9"/>
    <w:qFormat/>
    <w:rsid w:val="0035671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058A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58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191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2C5F"/>
    <w:rPr>
      <w:rFonts w:ascii="Lucida Grande" w:hAnsi="Lucida Grande"/>
      <w:sz w:val="18"/>
      <w:szCs w:val="18"/>
    </w:rPr>
  </w:style>
  <w:style w:type="character" w:customStyle="1" w:styleId="BalloonTextChar">
    <w:name w:val="Balloon Text Char"/>
    <w:basedOn w:val="DefaultParagraphFont"/>
    <w:link w:val="BalloonText"/>
    <w:uiPriority w:val="99"/>
    <w:semiHidden/>
    <w:rsid w:val="006B2C5F"/>
    <w:rPr>
      <w:rFonts w:ascii="Lucida Grande" w:hAnsi="Lucida Grande"/>
      <w:sz w:val="18"/>
      <w:szCs w:val="18"/>
    </w:rPr>
  </w:style>
  <w:style w:type="paragraph" w:styleId="ListParagraph">
    <w:name w:val="List Paragraph"/>
    <w:basedOn w:val="Normal"/>
    <w:uiPriority w:val="34"/>
    <w:qFormat/>
    <w:rsid w:val="006B2C5F"/>
    <w:pPr>
      <w:ind w:left="720"/>
      <w:contextualSpacing/>
    </w:pPr>
  </w:style>
  <w:style w:type="character" w:customStyle="1" w:styleId="Heading1Char">
    <w:name w:val="Heading 1 Char"/>
    <w:basedOn w:val="DefaultParagraphFont"/>
    <w:link w:val="Heading1"/>
    <w:uiPriority w:val="9"/>
    <w:rsid w:val="0035671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058A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58A7"/>
    <w:rPr>
      <w:rFonts w:asciiTheme="majorHAnsi" w:eastAsiaTheme="majorEastAsia" w:hAnsiTheme="majorHAnsi" w:cstheme="majorBidi"/>
      <w:b/>
      <w:bCs/>
      <w:color w:val="4F81BD" w:themeColor="accent1"/>
    </w:rPr>
  </w:style>
  <w:style w:type="paragraph" w:styleId="Header">
    <w:name w:val="header"/>
    <w:basedOn w:val="Normal"/>
    <w:link w:val="HeaderChar"/>
    <w:rsid w:val="004058A7"/>
    <w:pPr>
      <w:widowControl w:val="0"/>
      <w:tabs>
        <w:tab w:val="center" w:pos="4320"/>
        <w:tab w:val="right" w:pos="8640"/>
      </w:tabs>
      <w:autoSpaceDE w:val="0"/>
      <w:autoSpaceDN w:val="0"/>
      <w:adjustRightInd w:val="0"/>
    </w:pPr>
    <w:rPr>
      <w:rFonts w:ascii="Times New Roman" w:eastAsia="Times New Roman" w:hAnsi="Times New Roman" w:cs="Times New Roman"/>
    </w:rPr>
  </w:style>
  <w:style w:type="character" w:customStyle="1" w:styleId="HeaderChar">
    <w:name w:val="Header Char"/>
    <w:basedOn w:val="DefaultParagraphFont"/>
    <w:link w:val="Header"/>
    <w:rsid w:val="004058A7"/>
    <w:rPr>
      <w:rFonts w:ascii="Times New Roman" w:eastAsia="Times New Roman" w:hAnsi="Times New Roman" w:cs="Times New Roman"/>
    </w:rPr>
  </w:style>
  <w:style w:type="paragraph" w:styleId="BodyText">
    <w:name w:val="Body Text"/>
    <w:basedOn w:val="Normal"/>
    <w:link w:val="BodyTextChar"/>
    <w:rsid w:val="004058A7"/>
    <w:pPr>
      <w:widowControl w:val="0"/>
      <w:autoSpaceDE w:val="0"/>
      <w:autoSpaceDN w:val="0"/>
      <w:adjustRightInd w:val="0"/>
      <w:jc w:val="both"/>
    </w:pPr>
    <w:rPr>
      <w:rFonts w:ascii="Times New Roman" w:eastAsia="Times New Roman" w:hAnsi="Times New Roman" w:cs="Times New Roman"/>
    </w:rPr>
  </w:style>
  <w:style w:type="character" w:customStyle="1" w:styleId="BodyTextChar">
    <w:name w:val="Body Text Char"/>
    <w:basedOn w:val="DefaultParagraphFont"/>
    <w:link w:val="BodyText"/>
    <w:rsid w:val="004058A7"/>
    <w:rPr>
      <w:rFonts w:ascii="Times New Roman" w:eastAsia="Times New Roman" w:hAnsi="Times New Roman" w:cs="Times New Roman"/>
    </w:rPr>
  </w:style>
  <w:style w:type="character" w:styleId="Hyperlink">
    <w:name w:val="Hyperlink"/>
    <w:rsid w:val="004058A7"/>
    <w:rPr>
      <w:color w:val="0000FF"/>
      <w:u w:val="single"/>
    </w:rPr>
  </w:style>
  <w:style w:type="paragraph" w:styleId="TOCHeading">
    <w:name w:val="TOC Heading"/>
    <w:basedOn w:val="Heading1"/>
    <w:next w:val="Normal"/>
    <w:uiPriority w:val="39"/>
    <w:semiHidden/>
    <w:unhideWhenUsed/>
    <w:qFormat/>
    <w:rsid w:val="00314420"/>
    <w:pPr>
      <w:spacing w:line="276" w:lineRule="auto"/>
      <w:outlineLvl w:val="9"/>
    </w:pPr>
    <w:rPr>
      <w:color w:val="365F91" w:themeColor="accent1" w:themeShade="BF"/>
      <w:sz w:val="28"/>
      <w:szCs w:val="28"/>
      <w:lang w:eastAsia="ja-JP"/>
    </w:rPr>
  </w:style>
  <w:style w:type="paragraph" w:styleId="TOC1">
    <w:name w:val="toc 1"/>
    <w:basedOn w:val="Normal"/>
    <w:next w:val="Normal"/>
    <w:autoRedefine/>
    <w:uiPriority w:val="39"/>
    <w:unhideWhenUsed/>
    <w:rsid w:val="00314420"/>
    <w:pPr>
      <w:spacing w:after="100"/>
    </w:pPr>
  </w:style>
  <w:style w:type="paragraph" w:styleId="TOC3">
    <w:name w:val="toc 3"/>
    <w:basedOn w:val="Normal"/>
    <w:next w:val="Normal"/>
    <w:autoRedefine/>
    <w:uiPriority w:val="39"/>
    <w:unhideWhenUsed/>
    <w:rsid w:val="00314420"/>
    <w:pPr>
      <w:spacing w:after="100"/>
      <w:ind w:left="480"/>
    </w:pPr>
  </w:style>
  <w:style w:type="paragraph" w:styleId="TOC2">
    <w:name w:val="toc 2"/>
    <w:basedOn w:val="Normal"/>
    <w:next w:val="Normal"/>
    <w:autoRedefine/>
    <w:uiPriority w:val="39"/>
    <w:unhideWhenUsed/>
    <w:rsid w:val="00C95083"/>
    <w:pPr>
      <w:spacing w:after="100"/>
      <w:ind w:left="240"/>
    </w:pPr>
  </w:style>
  <w:style w:type="paragraph" w:styleId="Footer">
    <w:name w:val="footer"/>
    <w:basedOn w:val="Normal"/>
    <w:link w:val="FooterChar"/>
    <w:uiPriority w:val="99"/>
    <w:unhideWhenUsed/>
    <w:rsid w:val="005F1077"/>
    <w:pPr>
      <w:tabs>
        <w:tab w:val="center" w:pos="4320"/>
        <w:tab w:val="right" w:pos="8640"/>
      </w:tabs>
    </w:pPr>
  </w:style>
  <w:style w:type="character" w:customStyle="1" w:styleId="FooterChar">
    <w:name w:val="Footer Char"/>
    <w:basedOn w:val="DefaultParagraphFont"/>
    <w:link w:val="Footer"/>
    <w:uiPriority w:val="99"/>
    <w:rsid w:val="005F1077"/>
  </w:style>
  <w:style w:type="table" w:styleId="TableGrid">
    <w:name w:val="Table Grid"/>
    <w:basedOn w:val="TableNormal"/>
    <w:uiPriority w:val="59"/>
    <w:rsid w:val="00365F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00760"/>
    <w:pPr>
      <w:spacing w:after="200"/>
    </w:pPr>
    <w:rPr>
      <w:b/>
      <w:bCs/>
      <w:color w:val="4F81BD" w:themeColor="accent1"/>
      <w:sz w:val="18"/>
      <w:szCs w:val="18"/>
    </w:rPr>
  </w:style>
  <w:style w:type="paragraph" w:styleId="NormalWeb">
    <w:name w:val="Normal (Web)"/>
    <w:basedOn w:val="Normal"/>
    <w:uiPriority w:val="99"/>
    <w:semiHidden/>
    <w:unhideWhenUsed/>
    <w:rsid w:val="00553AC8"/>
    <w:pPr>
      <w:spacing w:before="100" w:beforeAutospacing="1" w:after="100" w:afterAutospacing="1"/>
    </w:pPr>
    <w:rPr>
      <w:rFonts w:ascii="Times" w:hAnsi="Times" w:cs="Times New Roman"/>
      <w:sz w:val="20"/>
      <w:szCs w:val="20"/>
    </w:rPr>
  </w:style>
  <w:style w:type="paragraph" w:styleId="PlainText">
    <w:name w:val="Plain Text"/>
    <w:basedOn w:val="Normal"/>
    <w:link w:val="PlainTextChar"/>
    <w:uiPriority w:val="99"/>
    <w:unhideWhenUsed/>
    <w:rsid w:val="002161E9"/>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2161E9"/>
    <w:rPr>
      <w:rFonts w:ascii="Consolas" w:eastAsiaTheme="minorHAnsi" w:hAnsi="Consolas" w:cs="Consolas"/>
      <w:sz w:val="21"/>
      <w:szCs w:val="21"/>
    </w:rPr>
  </w:style>
  <w:style w:type="character" w:customStyle="1" w:styleId="Heading4Char">
    <w:name w:val="Heading 4 Char"/>
    <w:basedOn w:val="DefaultParagraphFont"/>
    <w:link w:val="Heading4"/>
    <w:uiPriority w:val="9"/>
    <w:rsid w:val="00BD1918"/>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1C3180"/>
    <w:rPr>
      <w:sz w:val="16"/>
      <w:szCs w:val="16"/>
    </w:rPr>
  </w:style>
  <w:style w:type="paragraph" w:styleId="CommentText">
    <w:name w:val="annotation text"/>
    <w:basedOn w:val="Normal"/>
    <w:link w:val="CommentTextChar"/>
    <w:uiPriority w:val="99"/>
    <w:semiHidden/>
    <w:unhideWhenUsed/>
    <w:rsid w:val="001C3180"/>
    <w:rPr>
      <w:sz w:val="20"/>
      <w:szCs w:val="20"/>
    </w:rPr>
  </w:style>
  <w:style w:type="character" w:customStyle="1" w:styleId="CommentTextChar">
    <w:name w:val="Comment Text Char"/>
    <w:basedOn w:val="DefaultParagraphFont"/>
    <w:link w:val="CommentText"/>
    <w:uiPriority w:val="99"/>
    <w:semiHidden/>
    <w:rsid w:val="001C3180"/>
    <w:rPr>
      <w:sz w:val="20"/>
      <w:szCs w:val="20"/>
    </w:rPr>
  </w:style>
  <w:style w:type="paragraph" w:styleId="CommentSubject">
    <w:name w:val="annotation subject"/>
    <w:basedOn w:val="CommentText"/>
    <w:next w:val="CommentText"/>
    <w:link w:val="CommentSubjectChar"/>
    <w:uiPriority w:val="99"/>
    <w:semiHidden/>
    <w:unhideWhenUsed/>
    <w:rsid w:val="001C3180"/>
    <w:rPr>
      <w:b/>
      <w:bCs/>
    </w:rPr>
  </w:style>
  <w:style w:type="character" w:customStyle="1" w:styleId="CommentSubjectChar">
    <w:name w:val="Comment Subject Char"/>
    <w:basedOn w:val="CommentTextChar"/>
    <w:link w:val="CommentSubject"/>
    <w:uiPriority w:val="99"/>
    <w:semiHidden/>
    <w:rsid w:val="001C3180"/>
    <w:rPr>
      <w:b/>
      <w:bCs/>
      <w:sz w:val="20"/>
      <w:szCs w:val="20"/>
    </w:rPr>
  </w:style>
  <w:style w:type="paragraph" w:styleId="Revision">
    <w:name w:val="Revision"/>
    <w:hidden/>
    <w:uiPriority w:val="99"/>
    <w:semiHidden/>
    <w:rsid w:val="009324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281"/>
  </w:style>
  <w:style w:type="paragraph" w:styleId="Heading1">
    <w:name w:val="heading 1"/>
    <w:basedOn w:val="Normal"/>
    <w:next w:val="Normal"/>
    <w:link w:val="Heading1Char"/>
    <w:uiPriority w:val="9"/>
    <w:qFormat/>
    <w:rsid w:val="0035671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058A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58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191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2C5F"/>
    <w:rPr>
      <w:rFonts w:ascii="Lucida Grande" w:hAnsi="Lucida Grande"/>
      <w:sz w:val="18"/>
      <w:szCs w:val="18"/>
    </w:rPr>
  </w:style>
  <w:style w:type="character" w:customStyle="1" w:styleId="BalloonTextChar">
    <w:name w:val="Balloon Text Char"/>
    <w:basedOn w:val="DefaultParagraphFont"/>
    <w:link w:val="BalloonText"/>
    <w:uiPriority w:val="99"/>
    <w:semiHidden/>
    <w:rsid w:val="006B2C5F"/>
    <w:rPr>
      <w:rFonts w:ascii="Lucida Grande" w:hAnsi="Lucida Grande"/>
      <w:sz w:val="18"/>
      <w:szCs w:val="18"/>
    </w:rPr>
  </w:style>
  <w:style w:type="paragraph" w:styleId="ListParagraph">
    <w:name w:val="List Paragraph"/>
    <w:basedOn w:val="Normal"/>
    <w:uiPriority w:val="34"/>
    <w:qFormat/>
    <w:rsid w:val="006B2C5F"/>
    <w:pPr>
      <w:ind w:left="720"/>
      <w:contextualSpacing/>
    </w:pPr>
  </w:style>
  <w:style w:type="character" w:customStyle="1" w:styleId="Heading1Char">
    <w:name w:val="Heading 1 Char"/>
    <w:basedOn w:val="DefaultParagraphFont"/>
    <w:link w:val="Heading1"/>
    <w:uiPriority w:val="9"/>
    <w:rsid w:val="0035671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058A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58A7"/>
    <w:rPr>
      <w:rFonts w:asciiTheme="majorHAnsi" w:eastAsiaTheme="majorEastAsia" w:hAnsiTheme="majorHAnsi" w:cstheme="majorBidi"/>
      <w:b/>
      <w:bCs/>
      <w:color w:val="4F81BD" w:themeColor="accent1"/>
    </w:rPr>
  </w:style>
  <w:style w:type="paragraph" w:styleId="Header">
    <w:name w:val="header"/>
    <w:basedOn w:val="Normal"/>
    <w:link w:val="HeaderChar"/>
    <w:rsid w:val="004058A7"/>
    <w:pPr>
      <w:widowControl w:val="0"/>
      <w:tabs>
        <w:tab w:val="center" w:pos="4320"/>
        <w:tab w:val="right" w:pos="8640"/>
      </w:tabs>
      <w:autoSpaceDE w:val="0"/>
      <w:autoSpaceDN w:val="0"/>
      <w:adjustRightInd w:val="0"/>
    </w:pPr>
    <w:rPr>
      <w:rFonts w:ascii="Times New Roman" w:eastAsia="Times New Roman" w:hAnsi="Times New Roman" w:cs="Times New Roman"/>
    </w:rPr>
  </w:style>
  <w:style w:type="character" w:customStyle="1" w:styleId="HeaderChar">
    <w:name w:val="Header Char"/>
    <w:basedOn w:val="DefaultParagraphFont"/>
    <w:link w:val="Header"/>
    <w:rsid w:val="004058A7"/>
    <w:rPr>
      <w:rFonts w:ascii="Times New Roman" w:eastAsia="Times New Roman" w:hAnsi="Times New Roman" w:cs="Times New Roman"/>
    </w:rPr>
  </w:style>
  <w:style w:type="paragraph" w:styleId="BodyText">
    <w:name w:val="Body Text"/>
    <w:basedOn w:val="Normal"/>
    <w:link w:val="BodyTextChar"/>
    <w:rsid w:val="004058A7"/>
    <w:pPr>
      <w:widowControl w:val="0"/>
      <w:autoSpaceDE w:val="0"/>
      <w:autoSpaceDN w:val="0"/>
      <w:adjustRightInd w:val="0"/>
      <w:jc w:val="both"/>
    </w:pPr>
    <w:rPr>
      <w:rFonts w:ascii="Times New Roman" w:eastAsia="Times New Roman" w:hAnsi="Times New Roman" w:cs="Times New Roman"/>
    </w:rPr>
  </w:style>
  <w:style w:type="character" w:customStyle="1" w:styleId="BodyTextChar">
    <w:name w:val="Body Text Char"/>
    <w:basedOn w:val="DefaultParagraphFont"/>
    <w:link w:val="BodyText"/>
    <w:rsid w:val="004058A7"/>
    <w:rPr>
      <w:rFonts w:ascii="Times New Roman" w:eastAsia="Times New Roman" w:hAnsi="Times New Roman" w:cs="Times New Roman"/>
    </w:rPr>
  </w:style>
  <w:style w:type="character" w:styleId="Hyperlink">
    <w:name w:val="Hyperlink"/>
    <w:rsid w:val="004058A7"/>
    <w:rPr>
      <w:color w:val="0000FF"/>
      <w:u w:val="single"/>
    </w:rPr>
  </w:style>
  <w:style w:type="paragraph" w:styleId="TOCHeading">
    <w:name w:val="TOC Heading"/>
    <w:basedOn w:val="Heading1"/>
    <w:next w:val="Normal"/>
    <w:uiPriority w:val="39"/>
    <w:semiHidden/>
    <w:unhideWhenUsed/>
    <w:qFormat/>
    <w:rsid w:val="00314420"/>
    <w:pPr>
      <w:spacing w:line="276" w:lineRule="auto"/>
      <w:outlineLvl w:val="9"/>
    </w:pPr>
    <w:rPr>
      <w:color w:val="365F91" w:themeColor="accent1" w:themeShade="BF"/>
      <w:sz w:val="28"/>
      <w:szCs w:val="28"/>
      <w:lang w:eastAsia="ja-JP"/>
    </w:rPr>
  </w:style>
  <w:style w:type="paragraph" w:styleId="TOC1">
    <w:name w:val="toc 1"/>
    <w:basedOn w:val="Normal"/>
    <w:next w:val="Normal"/>
    <w:autoRedefine/>
    <w:uiPriority w:val="39"/>
    <w:unhideWhenUsed/>
    <w:rsid w:val="00314420"/>
    <w:pPr>
      <w:spacing w:after="100"/>
    </w:pPr>
  </w:style>
  <w:style w:type="paragraph" w:styleId="TOC3">
    <w:name w:val="toc 3"/>
    <w:basedOn w:val="Normal"/>
    <w:next w:val="Normal"/>
    <w:autoRedefine/>
    <w:uiPriority w:val="39"/>
    <w:unhideWhenUsed/>
    <w:rsid w:val="00314420"/>
    <w:pPr>
      <w:spacing w:after="100"/>
      <w:ind w:left="480"/>
    </w:pPr>
  </w:style>
  <w:style w:type="paragraph" w:styleId="TOC2">
    <w:name w:val="toc 2"/>
    <w:basedOn w:val="Normal"/>
    <w:next w:val="Normal"/>
    <w:autoRedefine/>
    <w:uiPriority w:val="39"/>
    <w:unhideWhenUsed/>
    <w:rsid w:val="00C95083"/>
    <w:pPr>
      <w:spacing w:after="100"/>
      <w:ind w:left="240"/>
    </w:pPr>
  </w:style>
  <w:style w:type="paragraph" w:styleId="Footer">
    <w:name w:val="footer"/>
    <w:basedOn w:val="Normal"/>
    <w:link w:val="FooterChar"/>
    <w:uiPriority w:val="99"/>
    <w:unhideWhenUsed/>
    <w:rsid w:val="005F1077"/>
    <w:pPr>
      <w:tabs>
        <w:tab w:val="center" w:pos="4320"/>
        <w:tab w:val="right" w:pos="8640"/>
      </w:tabs>
    </w:pPr>
  </w:style>
  <w:style w:type="character" w:customStyle="1" w:styleId="FooterChar">
    <w:name w:val="Footer Char"/>
    <w:basedOn w:val="DefaultParagraphFont"/>
    <w:link w:val="Footer"/>
    <w:uiPriority w:val="99"/>
    <w:rsid w:val="005F1077"/>
  </w:style>
  <w:style w:type="table" w:styleId="TableGrid">
    <w:name w:val="Table Grid"/>
    <w:basedOn w:val="TableNormal"/>
    <w:uiPriority w:val="59"/>
    <w:rsid w:val="00365F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00760"/>
    <w:pPr>
      <w:spacing w:after="200"/>
    </w:pPr>
    <w:rPr>
      <w:b/>
      <w:bCs/>
      <w:color w:val="4F81BD" w:themeColor="accent1"/>
      <w:sz w:val="18"/>
      <w:szCs w:val="18"/>
    </w:rPr>
  </w:style>
  <w:style w:type="paragraph" w:styleId="NormalWeb">
    <w:name w:val="Normal (Web)"/>
    <w:basedOn w:val="Normal"/>
    <w:uiPriority w:val="99"/>
    <w:semiHidden/>
    <w:unhideWhenUsed/>
    <w:rsid w:val="00553AC8"/>
    <w:pPr>
      <w:spacing w:before="100" w:beforeAutospacing="1" w:after="100" w:afterAutospacing="1"/>
    </w:pPr>
    <w:rPr>
      <w:rFonts w:ascii="Times" w:hAnsi="Times" w:cs="Times New Roman"/>
      <w:sz w:val="20"/>
      <w:szCs w:val="20"/>
    </w:rPr>
  </w:style>
  <w:style w:type="paragraph" w:styleId="PlainText">
    <w:name w:val="Plain Text"/>
    <w:basedOn w:val="Normal"/>
    <w:link w:val="PlainTextChar"/>
    <w:uiPriority w:val="99"/>
    <w:unhideWhenUsed/>
    <w:rsid w:val="002161E9"/>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2161E9"/>
    <w:rPr>
      <w:rFonts w:ascii="Consolas" w:eastAsiaTheme="minorHAnsi" w:hAnsi="Consolas" w:cs="Consolas"/>
      <w:sz w:val="21"/>
      <w:szCs w:val="21"/>
    </w:rPr>
  </w:style>
  <w:style w:type="character" w:customStyle="1" w:styleId="Heading4Char">
    <w:name w:val="Heading 4 Char"/>
    <w:basedOn w:val="DefaultParagraphFont"/>
    <w:link w:val="Heading4"/>
    <w:uiPriority w:val="9"/>
    <w:rsid w:val="00BD1918"/>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unhideWhenUsed/>
    <w:rsid w:val="001C3180"/>
    <w:rPr>
      <w:sz w:val="16"/>
      <w:szCs w:val="16"/>
    </w:rPr>
  </w:style>
  <w:style w:type="paragraph" w:styleId="CommentText">
    <w:name w:val="annotation text"/>
    <w:basedOn w:val="Normal"/>
    <w:link w:val="CommentTextChar"/>
    <w:uiPriority w:val="99"/>
    <w:semiHidden/>
    <w:unhideWhenUsed/>
    <w:rsid w:val="001C3180"/>
    <w:rPr>
      <w:sz w:val="20"/>
      <w:szCs w:val="20"/>
    </w:rPr>
  </w:style>
  <w:style w:type="character" w:customStyle="1" w:styleId="CommentTextChar">
    <w:name w:val="Comment Text Char"/>
    <w:basedOn w:val="DefaultParagraphFont"/>
    <w:link w:val="CommentText"/>
    <w:uiPriority w:val="99"/>
    <w:semiHidden/>
    <w:rsid w:val="001C3180"/>
    <w:rPr>
      <w:sz w:val="20"/>
      <w:szCs w:val="20"/>
    </w:rPr>
  </w:style>
  <w:style w:type="paragraph" w:styleId="CommentSubject">
    <w:name w:val="annotation subject"/>
    <w:basedOn w:val="CommentText"/>
    <w:next w:val="CommentText"/>
    <w:link w:val="CommentSubjectChar"/>
    <w:uiPriority w:val="99"/>
    <w:semiHidden/>
    <w:unhideWhenUsed/>
    <w:rsid w:val="001C3180"/>
    <w:rPr>
      <w:b/>
      <w:bCs/>
    </w:rPr>
  </w:style>
  <w:style w:type="character" w:customStyle="1" w:styleId="CommentSubjectChar">
    <w:name w:val="Comment Subject Char"/>
    <w:basedOn w:val="CommentTextChar"/>
    <w:link w:val="CommentSubject"/>
    <w:uiPriority w:val="99"/>
    <w:semiHidden/>
    <w:rsid w:val="001C3180"/>
    <w:rPr>
      <w:b/>
      <w:bCs/>
      <w:sz w:val="20"/>
      <w:szCs w:val="20"/>
    </w:rPr>
  </w:style>
  <w:style w:type="paragraph" w:styleId="Revision">
    <w:name w:val="Revision"/>
    <w:hidden/>
    <w:uiPriority w:val="99"/>
    <w:semiHidden/>
    <w:rsid w:val="009324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380423">
      <w:bodyDiv w:val="1"/>
      <w:marLeft w:val="0"/>
      <w:marRight w:val="0"/>
      <w:marTop w:val="0"/>
      <w:marBottom w:val="0"/>
      <w:divBdr>
        <w:top w:val="none" w:sz="0" w:space="0" w:color="auto"/>
        <w:left w:val="none" w:sz="0" w:space="0" w:color="auto"/>
        <w:bottom w:val="none" w:sz="0" w:space="0" w:color="auto"/>
        <w:right w:val="none" w:sz="0" w:space="0" w:color="auto"/>
      </w:divBdr>
    </w:div>
    <w:div w:id="8542654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yperlink" Target="http://www.cdc.noaa.gov/cdc/reanalysis/reanalysis.shtml" TargetMode="External"/><Relationship Id="rId27" Type="http://schemas.openxmlformats.org/officeDocument/2006/relationships/hyperlink" Target="http://www.esrl.noaa.gov/psd/data/gridded/data.noaa.oisst.v2.html" TargetMode="External"/><Relationship Id="rId28" Type="http://schemas.openxmlformats.org/officeDocument/2006/relationships/hyperlink" Target="http://www.ncdc.noaa.gov/oa/climate/research/sst/papers/whats-new-v2.pdf" TargetMode="External"/><Relationship Id="rId29" Type="http://schemas.openxmlformats.org/officeDocument/2006/relationships/hyperlink" Target="ftp://eclipse.ncdc.noaa.gov/pub/OI-daily-v2/IEE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ftp://ftp.glcf.umiacs.umd.edu/glcf/Global_Land_Cover/Global/gl-latlong-1km-landcover/gl0500bs.txt" TargetMode="External"/><Relationship Id="rId31" Type="http://schemas.openxmlformats.org/officeDocument/2006/relationships/hyperlink" Target="ftp://ftp.glcf.umiacs.umd.edu/glcf/Global_Land_Cover/Global/gl-latlong-1km-landcover/" TargetMode="External"/><Relationship Id="rId32" Type="http://schemas.openxmlformats.org/officeDocument/2006/relationships/hyperlink" Target="http://www.ngdc.noaa.gov/mgg/topo/globe.html"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2.gi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class.noaa.gov" TargetMode="External"/><Relationship Id="rId15" Type="http://schemas.openxmlformats.org/officeDocument/2006/relationships/hyperlink" Target="http://cimss.ssec.wisc.edu/clavr" TargetMode="External"/><Relationship Id="rId16" Type="http://schemas.openxmlformats.org/officeDocument/2006/relationships/image" Target="media/image6.png"/><Relationship Id="rId17" Type="http://schemas.openxmlformats.org/officeDocument/2006/relationships/image" Target="media/image7.tif"/><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22ED5-8E73-634D-BEBC-180D4F2FD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14267</Words>
  <Characters>81325</Characters>
  <Application>Microsoft Macintosh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95402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Heidinger</dc:creator>
  <cp:lastModifiedBy>Andi Walther</cp:lastModifiedBy>
  <cp:revision>2</cp:revision>
  <cp:lastPrinted>2013-11-04T16:52:00Z</cp:lastPrinted>
  <dcterms:created xsi:type="dcterms:W3CDTF">2014-03-25T16:18:00Z</dcterms:created>
  <dcterms:modified xsi:type="dcterms:W3CDTF">2014-03-25T16:18:00Z</dcterms:modified>
</cp:coreProperties>
</file>